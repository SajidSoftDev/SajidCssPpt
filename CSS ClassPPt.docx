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9C1" w:rsidRPr="007F79C1" w:rsidRDefault="009C11B7" w:rsidP="007F79C1">
      <w:pPr>
        <w:shd w:val="clear" w:color="auto" w:fill="F8F9FA"/>
        <w:spacing w:before="375" w:after="135" w:line="240" w:lineRule="auto"/>
        <w:ind w:firstLine="0"/>
        <w:outlineLvl w:val="3"/>
        <w:rPr>
          <w:rFonts w:ascii="Segoe UI" w:eastAsia="Times New Roman" w:hAnsi="Segoe UI" w:cs="Segoe UI"/>
          <w:color w:val="212529"/>
          <w:vertAlign w:val="baseline"/>
          <w:lang w:bidi="ar-SA"/>
        </w:rPr>
      </w:pPr>
      <w:r>
        <w:rPr>
          <w:rFonts w:ascii="Segoe UI" w:eastAsia="Times New Roman" w:hAnsi="Segoe UI" w:cs="Segoe UI"/>
          <w:noProof/>
          <w:color w:val="212529"/>
          <w:vertAlign w:val="baseline"/>
          <w:lang w:bidi="ar-SA"/>
        </w:rPr>
        <w:pict>
          <v:shapetype id="_x0000_t202" coordsize="21600,21600" o:spt="202" path="m,l,21600r21600,l21600,xe">
            <v:stroke joinstyle="miter"/>
            <v:path gradientshapeok="t" o:connecttype="rect"/>
          </v:shapetype>
          <v:shape id="_x0000_s1111" type="#_x0000_t202" style="position:absolute;margin-left:72.05pt;margin-top:-55pt;width:328.1pt;height:39.4pt;z-index:251727872" stroked="f">
            <v:textbox>
              <w:txbxContent>
                <w:p w:rsidR="009C11B7" w:rsidRPr="009C11B7" w:rsidRDefault="009C11B7">
                  <w:pPr>
                    <w:rPr>
                      <w:rFonts w:ascii="Arial Rounded MT Bold" w:hAnsi="Arial Rounded MT Bold"/>
                      <w:sz w:val="56"/>
                    </w:rPr>
                  </w:pPr>
                  <w:r w:rsidRPr="009C11B7">
                    <w:rPr>
                      <w:rFonts w:ascii="Arial Rounded MT Bold" w:hAnsi="Arial Rounded MT Bold"/>
                      <w:sz w:val="56"/>
                    </w:rPr>
                    <w:t>PARADISE COMPUTER INSTITUTE</w:t>
                  </w:r>
                </w:p>
              </w:txbxContent>
            </v:textbox>
          </v:shape>
        </w:pict>
      </w:r>
      <w:r>
        <w:rPr>
          <w:rFonts w:ascii="Segoe UI" w:eastAsia="Times New Roman" w:hAnsi="Segoe UI" w:cs="Segoe UI"/>
          <w:noProof/>
          <w:color w:val="212529"/>
          <w:vertAlign w:val="baseline"/>
          <w:lang w:bidi="ar-SA"/>
        </w:rPr>
        <w:pict>
          <v:oval id="_x0000_s1112" style="position:absolute;margin-left:-50.25pt;margin-top:-76.9pt;width:122.3pt;height:93.05pt;z-index:251728896" stroked="f">
            <v:fill r:id="rId6" o:title="paradise" recolor="t" type="frame"/>
          </v:oval>
        </w:pict>
      </w:r>
      <w:r w:rsidR="00414F75">
        <w:rPr>
          <w:rFonts w:ascii="Segoe UI" w:eastAsia="Times New Roman" w:hAnsi="Segoe UI" w:cs="Segoe UI"/>
          <w:color w:val="212529"/>
          <w:vertAlign w:val="baseline"/>
          <w:lang w:bidi="ar-SA"/>
        </w:rPr>
        <w:t xml:space="preserve">CSS </w:t>
      </w:r>
      <w:r w:rsidR="007F79C1" w:rsidRPr="007F79C1">
        <w:rPr>
          <w:rFonts w:ascii="Segoe UI" w:eastAsia="Times New Roman" w:hAnsi="Segoe UI" w:cs="Segoe UI"/>
          <w:color w:val="212529"/>
          <w:vertAlign w:val="baseline"/>
          <w:lang w:bidi="ar-SA"/>
        </w:rPr>
        <w:t xml:space="preserve">- Introduction </w:t>
      </w:r>
      <w:proofErr w:type="gramStart"/>
      <w:r w:rsidR="007F79C1" w:rsidRPr="007F79C1">
        <w:rPr>
          <w:rFonts w:ascii="Segoe UI" w:eastAsia="Times New Roman" w:hAnsi="Segoe UI" w:cs="Segoe UI"/>
          <w:color w:val="212529"/>
          <w:vertAlign w:val="baseline"/>
          <w:lang w:bidi="ar-SA"/>
        </w:rPr>
        <w:t>To</w:t>
      </w:r>
      <w:proofErr w:type="gramEnd"/>
      <w:r w:rsidR="007F79C1" w:rsidRPr="007F79C1">
        <w:rPr>
          <w:rFonts w:ascii="Segoe UI" w:eastAsia="Times New Roman" w:hAnsi="Segoe UI" w:cs="Segoe UI"/>
          <w:color w:val="212529"/>
          <w:vertAlign w:val="baseline"/>
          <w:lang w:bidi="ar-SA"/>
        </w:rPr>
        <w:t xml:space="preserve"> CSS</w:t>
      </w:r>
    </w:p>
    <w:p w:rsidR="007F79C1" w:rsidRPr="007F79C1" w:rsidRDefault="007F79C1" w:rsidP="007F79C1">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So finally, after completing HTML, we are moving towards the exciting part, i.e. CSS. </w:t>
      </w:r>
      <w:hyperlink r:id="rId7" w:history="1">
        <w:r w:rsidRPr="007F79C1">
          <w:rPr>
            <w:rFonts w:ascii="Helvetica" w:eastAsia="Times New Roman" w:hAnsi="Helvetica" w:cs="Helvetica"/>
            <w:color w:val="007BFF"/>
            <w:sz w:val="28"/>
            <w:szCs w:val="28"/>
            <w:u w:val="single"/>
            <w:vertAlign w:val="baseline"/>
            <w:lang w:bidi="ar-SA"/>
          </w:rPr>
          <w:t>CSS</w:t>
        </w:r>
      </w:hyperlink>
      <w:r w:rsidRPr="007F79C1">
        <w:rPr>
          <w:rFonts w:ascii="Helvetica" w:eastAsia="Times New Roman" w:hAnsi="Helvetica" w:cs="Helvetica"/>
          <w:color w:val="212529"/>
          <w:sz w:val="28"/>
          <w:szCs w:val="28"/>
          <w:vertAlign w:val="baseline"/>
          <w:lang w:bidi="ar-SA"/>
        </w:rPr>
        <w:t> stands for Cascading Style Sheets and is used to design the website to make it look attractive.</w:t>
      </w:r>
    </w:p>
    <w:p w:rsidR="007F79C1" w:rsidRPr="007F79C1" w:rsidRDefault="007F79C1" w:rsidP="007F79C1">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Let us first understand, what is CSS?</w:t>
      </w:r>
    </w:p>
    <w:p w:rsidR="007F79C1" w:rsidRPr="007F79C1" w:rsidRDefault="007F79C1" w:rsidP="007F79C1">
      <w:pPr>
        <w:numPr>
          <w:ilvl w:val="0"/>
          <w:numId w:val="1"/>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b/>
          <w:bCs/>
          <w:color w:val="212529"/>
          <w:sz w:val="28"/>
          <w:vertAlign w:val="baseline"/>
          <w:lang w:bidi="ar-SA"/>
        </w:rPr>
        <w:t>CSS gives style to raw HTML</w:t>
      </w:r>
    </w:p>
    <w:p w:rsidR="007F79C1" w:rsidRPr="007F79C1" w:rsidRDefault="007F79C1" w:rsidP="007F79C1">
      <w:pPr>
        <w:numPr>
          <w:ilvl w:val="0"/>
          <w:numId w:val="1"/>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b/>
          <w:bCs/>
          <w:color w:val="212529"/>
          <w:sz w:val="28"/>
          <w:vertAlign w:val="baseline"/>
          <w:lang w:bidi="ar-SA"/>
        </w:rPr>
        <w:t>It stands for Cascading Style Sheets</w:t>
      </w:r>
    </w:p>
    <w:p w:rsidR="007F79C1" w:rsidRPr="007F79C1" w:rsidRDefault="007F79C1" w:rsidP="007F79C1">
      <w:pPr>
        <w:numPr>
          <w:ilvl w:val="0"/>
          <w:numId w:val="1"/>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b/>
          <w:bCs/>
          <w:color w:val="212529"/>
          <w:sz w:val="28"/>
          <w:vertAlign w:val="baseline"/>
          <w:lang w:bidi="ar-SA"/>
        </w:rPr>
        <w:t>CSS is used to give style to our web pages</w:t>
      </w:r>
    </w:p>
    <w:p w:rsidR="007F79C1" w:rsidRPr="007F79C1" w:rsidRDefault="007F79C1" w:rsidP="007F79C1">
      <w:pPr>
        <w:numPr>
          <w:ilvl w:val="0"/>
          <w:numId w:val="1"/>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b/>
          <w:bCs/>
          <w:color w:val="212529"/>
          <w:sz w:val="28"/>
          <w:vertAlign w:val="baseline"/>
          <w:lang w:bidi="ar-SA"/>
        </w:rPr>
        <w:t>CSS is used to make websites responsive</w:t>
      </w:r>
    </w:p>
    <w:p w:rsidR="007F79C1" w:rsidRPr="007F79C1" w:rsidRDefault="007F79C1" w:rsidP="007F79C1">
      <w:pPr>
        <w:numPr>
          <w:ilvl w:val="0"/>
          <w:numId w:val="1"/>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b/>
          <w:bCs/>
          <w:color w:val="212529"/>
          <w:sz w:val="28"/>
          <w:vertAlign w:val="baseline"/>
          <w:lang w:bidi="ar-SA"/>
        </w:rPr>
        <w:t>CSS takes the responsibility of design in your websites</w:t>
      </w:r>
    </w:p>
    <w:p w:rsidR="007F79C1" w:rsidRPr="007F79C1" w:rsidRDefault="007F79C1" w:rsidP="007F79C1">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CSS includes all the things which can be used to design the raw HTML from colouring the background and texts, to adjust the borders, give padding, etc. Moreover, CSS helps in making websites</w:t>
      </w:r>
      <w:r w:rsidRPr="007F79C1">
        <w:rPr>
          <w:rFonts w:ascii="Helvetica" w:eastAsia="Times New Roman" w:hAnsi="Helvetica" w:cs="Helvetica"/>
          <w:b/>
          <w:bCs/>
          <w:color w:val="212529"/>
          <w:sz w:val="28"/>
          <w:szCs w:val="28"/>
          <w:vertAlign w:val="baseline"/>
          <w:lang w:bidi="ar-SA"/>
        </w:rPr>
        <w:t> responsive.</w:t>
      </w:r>
      <w:r w:rsidRPr="007F79C1">
        <w:rPr>
          <w:rFonts w:ascii="Helvetica" w:eastAsia="Times New Roman" w:hAnsi="Helvetica" w:cs="Helvetica"/>
          <w:color w:val="212529"/>
          <w:sz w:val="28"/>
          <w:szCs w:val="28"/>
          <w:vertAlign w:val="baseline"/>
          <w:lang w:bidi="ar-SA"/>
        </w:rPr>
        <w:t> Responsive means that the site will behave accordingly to the different screen sizes. For example, if you open a website on a desktop and then on your mobile, you will find the difference between their displays. All the components in a navigation bar will move into a hamburger icon if you open the website on mobile.</w:t>
      </w:r>
    </w:p>
    <w:p w:rsidR="007F79C1" w:rsidRPr="007F79C1" w:rsidRDefault="007F79C1" w:rsidP="007F79C1">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We can add styles in the HTML part itself, but I would rather recommend making a new CSS file and then attach it to the HTML part. It is so because it is a professional practice when different developers are working on a single website to keep the skeleton of a website in one file and the styling in another file.</w:t>
      </w:r>
    </w:p>
    <w:p w:rsidR="007F79C1" w:rsidRPr="007F79C1" w:rsidRDefault="007F79C1" w:rsidP="007F79C1">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b/>
          <w:bCs/>
          <w:color w:val="212529"/>
          <w:sz w:val="28"/>
          <w:szCs w:val="28"/>
          <w:vertAlign w:val="baseline"/>
          <w:lang w:bidi="ar-SA"/>
        </w:rPr>
        <w:t>Role of CSS</w:t>
      </w:r>
    </w:p>
    <w:p w:rsidR="007F79C1" w:rsidRPr="007F79C1" w:rsidRDefault="007F79C1" w:rsidP="007F79C1">
      <w:pPr>
        <w:numPr>
          <w:ilvl w:val="0"/>
          <w:numId w:val="2"/>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CSS is a style sheet language that is used to handle the presentation of the web page containing HTML.</w:t>
      </w:r>
    </w:p>
    <w:p w:rsidR="007F79C1" w:rsidRPr="007F79C1" w:rsidRDefault="007F79C1" w:rsidP="007F79C1">
      <w:pPr>
        <w:numPr>
          <w:ilvl w:val="0"/>
          <w:numId w:val="2"/>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It makes our websites beautiful and modern looking.</w:t>
      </w:r>
    </w:p>
    <w:p w:rsidR="007F79C1" w:rsidRDefault="00693354">
      <w:r>
        <w:rPr>
          <w:noProof/>
          <w:lang w:bidi="ar-SA"/>
        </w:rPr>
        <w:pict>
          <v:rect id="_x0000_s1027" style="position:absolute;left:0;text-align:left;margin-left:9pt;margin-top:3.7pt;width:411pt;height:147.75pt;z-index:251658240">
            <v:fill r:id="rId8" o:title="base64" recolor="t" type="frame"/>
          </v:rect>
        </w:pict>
      </w:r>
    </w:p>
    <w:p w:rsidR="007F79C1" w:rsidRDefault="007F79C1">
      <w:r>
        <w:br w:type="page"/>
      </w:r>
    </w:p>
    <w:p w:rsidR="007F79C1" w:rsidRPr="007F79C1" w:rsidRDefault="007F79C1" w:rsidP="007F79C1">
      <w:pPr>
        <w:numPr>
          <w:ilvl w:val="0"/>
          <w:numId w:val="3"/>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vertAlign w:val="baseline"/>
          <w:lang w:bidi="ar-SA"/>
        </w:rPr>
        <w:lastRenderedPageBreak/>
        <w:t>P</w:t>
      </w:r>
      <w:r w:rsidRPr="007F79C1">
        <w:rPr>
          <w:rFonts w:ascii="Helvetica" w:eastAsia="Times New Roman" w:hAnsi="Helvetica" w:cs="Helvetica"/>
          <w:color w:val="212529"/>
          <w:sz w:val="28"/>
          <w:szCs w:val="28"/>
          <w:vertAlign w:val="baseline"/>
          <w:lang w:bidi="ar-SA"/>
        </w:rPr>
        <w:t> stands for the selector and it decides which part of the HTML the CSS will be applied. It states </w:t>
      </w:r>
      <w:r w:rsidRPr="007F79C1">
        <w:rPr>
          <w:rFonts w:ascii="Helvetica" w:eastAsia="Times New Roman" w:hAnsi="Helvetica" w:cs="Helvetica"/>
          <w:color w:val="212529"/>
          <w:sz w:val="28"/>
          <w:vertAlign w:val="baseline"/>
          <w:lang w:bidi="ar-SA"/>
        </w:rPr>
        <w:t>where </w:t>
      </w:r>
      <w:r w:rsidRPr="007F79C1">
        <w:rPr>
          <w:rFonts w:ascii="Helvetica" w:eastAsia="Times New Roman" w:hAnsi="Helvetica" w:cs="Helvetica"/>
          <w:color w:val="212529"/>
          <w:sz w:val="28"/>
          <w:szCs w:val="28"/>
          <w:vertAlign w:val="baseline"/>
          <w:lang w:bidi="ar-SA"/>
        </w:rPr>
        <w:t>the CSS property is to be applied.</w:t>
      </w:r>
    </w:p>
    <w:p w:rsidR="007F79C1" w:rsidRPr="007F79C1" w:rsidRDefault="007F79C1" w:rsidP="007F79C1">
      <w:pPr>
        <w:numPr>
          <w:ilvl w:val="0"/>
          <w:numId w:val="3"/>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Property is used to describe which property you want to change or add. Whether you have to change colour, border, background, width, all these come under property. </w:t>
      </w:r>
    </w:p>
    <w:p w:rsidR="007F79C1" w:rsidRPr="007F79C1" w:rsidRDefault="007F79C1" w:rsidP="007F79C1">
      <w:pPr>
        <w:numPr>
          <w:ilvl w:val="0"/>
          <w:numId w:val="3"/>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The last section is for defining the value. All the properties will be changed according to the value we provide.</w:t>
      </w:r>
    </w:p>
    <w:p w:rsidR="007F79C1" w:rsidRPr="007F79C1" w:rsidRDefault="007F79C1" w:rsidP="007F79C1">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We can also target multiple properties at one time. The syntax is as follows-</w:t>
      </w:r>
    </w:p>
    <w:p w:rsidR="007F79C1" w:rsidRDefault="00693354">
      <w:r>
        <w:rPr>
          <w:noProof/>
          <w:lang w:bidi="ar-SA"/>
        </w:rPr>
        <w:pict>
          <v:shape id="_x0000_s1030" type="#_x0000_t202" style="position:absolute;left:0;text-align:left;margin-left:7.5pt;margin-top:5.25pt;width:420.75pt;height:1in;z-index:251659264">
            <v:textbox>
              <w:txbxContent>
                <w:p w:rsidR="00823246" w:rsidRDefault="00823246" w:rsidP="007F79C1">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header, p.intro { background-color: red;</w:t>
                  </w:r>
                </w:p>
                <w:p w:rsidR="00823246" w:rsidRDefault="00823246" w:rsidP="007F79C1">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border-radius: 3px,</w:t>
                  </w:r>
                </w:p>
                <w:p w:rsidR="00823246" w:rsidRDefault="00823246" w:rsidP="007F79C1">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p>
                <w:p w:rsidR="00823246" w:rsidRDefault="00823246"/>
              </w:txbxContent>
            </v:textbox>
          </v:shape>
        </w:pict>
      </w:r>
    </w:p>
    <w:p w:rsidR="007F79C1" w:rsidRDefault="00693354">
      <w:r>
        <w:rPr>
          <w:noProof/>
          <w:lang w:bidi="ar-SA"/>
        </w:rPr>
        <w:pict>
          <v:shape id="_x0000_s1034" type="#_x0000_t202" style="position:absolute;left:0;text-align:left;margin-left:-58.5pt;margin-top:286.6pt;width:584.25pt;height:174.75pt;z-index:251662336" stroked="f">
            <v:textbox>
              <w:txbxContent>
                <w:p w:rsidR="00823246" w:rsidRDefault="00823246" w:rsidP="007F79C1">
                  <w:pPr>
                    <w:rPr>
                      <w:rFonts w:ascii="Helvetica" w:hAnsi="Helvetica" w:cs="Helvetica"/>
                      <w:b/>
                      <w:bCs/>
                      <w:color w:val="212529"/>
                      <w:sz w:val="28"/>
                    </w:rPr>
                  </w:pPr>
                  <w:r w:rsidRPr="007F79C1">
                    <w:rPr>
                      <w:rFonts w:ascii="Helvetica" w:hAnsi="Helvetica" w:cs="Helvetica"/>
                      <w:color w:val="212529"/>
                      <w:sz w:val="28"/>
                      <w:szCs w:val="28"/>
                      <w:shd w:val="clear" w:color="auto" w:fill="F8F9FA"/>
                    </w:rPr>
                    <w:t>In the above example, we have changed the </w:t>
                  </w:r>
                  <w:r w:rsidRPr="007F79C1">
                    <w:rPr>
                      <w:rFonts w:ascii="Helvetica" w:hAnsi="Helvetica" w:cs="Helvetica"/>
                      <w:b/>
                      <w:bCs/>
                      <w:color w:val="212529"/>
                      <w:sz w:val="28"/>
                    </w:rPr>
                    <w:t>header</w:t>
                  </w:r>
                  <w:r w:rsidRPr="007F79C1">
                    <w:rPr>
                      <w:rFonts w:ascii="Helvetica" w:hAnsi="Helvetica" w:cs="Helvetica"/>
                      <w:color w:val="212529"/>
                      <w:sz w:val="28"/>
                      <w:szCs w:val="28"/>
                      <w:shd w:val="clear" w:color="auto" w:fill="F8F9FA"/>
                    </w:rPr>
                    <w:t> tag and the </w:t>
                  </w:r>
                  <w:r w:rsidRPr="007F79C1">
                    <w:rPr>
                      <w:rFonts w:ascii="Helvetica" w:hAnsi="Helvetica" w:cs="Helvetica"/>
                      <w:b/>
                      <w:bCs/>
                      <w:color w:val="212529"/>
                      <w:sz w:val="28"/>
                    </w:rPr>
                    <w:t>paragraph</w:t>
                  </w:r>
                  <w:r w:rsidRPr="007F79C1">
                    <w:rPr>
                      <w:rFonts w:ascii="Helvetica" w:hAnsi="Helvetica" w:cs="Helvetica"/>
                      <w:color w:val="212529"/>
                      <w:sz w:val="28"/>
                      <w:szCs w:val="28"/>
                      <w:shd w:val="clear" w:color="auto" w:fill="F8F9FA"/>
                    </w:rPr>
                    <w:t> tag with a class </w:t>
                  </w:r>
                  <w:r w:rsidRPr="007F79C1">
                    <w:rPr>
                      <w:rFonts w:ascii="Helvetica" w:hAnsi="Helvetica" w:cs="Helvetica"/>
                      <w:b/>
                      <w:bCs/>
                      <w:i/>
                      <w:iCs/>
                      <w:color w:val="212529"/>
                      <w:sz w:val="28"/>
                      <w:szCs w:val="28"/>
                    </w:rPr>
                    <w:t>intro</w:t>
                  </w:r>
                  <w:r w:rsidRPr="007F79C1">
                    <w:rPr>
                      <w:rFonts w:ascii="Helvetica" w:hAnsi="Helvetica" w:cs="Helvetica"/>
                      <w:color w:val="212529"/>
                      <w:sz w:val="28"/>
                      <w:szCs w:val="28"/>
                      <w:shd w:val="clear" w:color="auto" w:fill="F8F9FA"/>
                    </w:rPr>
                    <w:t> to change the background colour to</w:t>
                  </w:r>
                  <w:r w:rsidRPr="007F79C1">
                    <w:rPr>
                      <w:rFonts w:ascii="Helvetica" w:hAnsi="Helvetica" w:cs="Helvetica"/>
                      <w:b/>
                      <w:bCs/>
                      <w:color w:val="212529"/>
                      <w:sz w:val="28"/>
                    </w:rPr>
                    <w:t> red</w:t>
                  </w:r>
                  <w:r w:rsidRPr="007F79C1">
                    <w:rPr>
                      <w:rFonts w:ascii="Helvetica" w:hAnsi="Helvetica" w:cs="Helvetica"/>
                      <w:color w:val="212529"/>
                      <w:sz w:val="28"/>
                      <w:szCs w:val="28"/>
                      <w:shd w:val="clear" w:color="auto" w:fill="F8F9FA"/>
                    </w:rPr>
                    <w:t> and border-radius to </w:t>
                  </w:r>
                  <w:r w:rsidRPr="007F79C1">
                    <w:rPr>
                      <w:rFonts w:ascii="Helvetica" w:hAnsi="Helvetica" w:cs="Helvetica"/>
                      <w:b/>
                      <w:bCs/>
                      <w:color w:val="212529"/>
                      <w:sz w:val="28"/>
                    </w:rPr>
                    <w:t>3 pixels.</w:t>
                  </w:r>
                </w:p>
                <w:p w:rsidR="00823246" w:rsidRPr="007F79C1" w:rsidRDefault="00823246" w:rsidP="007F79C1">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F79C1">
                    <w:rPr>
                      <w:rFonts w:ascii="Helvetica" w:eastAsia="Times New Roman" w:hAnsi="Helvetica" w:cs="Helvetica"/>
                      <w:b/>
                      <w:bCs/>
                      <w:color w:val="212529"/>
                      <w:szCs w:val="28"/>
                      <w:vertAlign w:val="baseline"/>
                      <w:lang w:bidi="ar-SA"/>
                    </w:rPr>
                    <w:t>There are three ways to Add CSS-</w:t>
                  </w:r>
                </w:p>
                <w:p w:rsidR="00823246" w:rsidRPr="007F79C1" w:rsidRDefault="00823246" w:rsidP="007F79C1">
                  <w:pPr>
                    <w:numPr>
                      <w:ilvl w:val="0"/>
                      <w:numId w:val="4"/>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F79C1">
                    <w:rPr>
                      <w:rFonts w:ascii="Helvetica" w:eastAsia="Times New Roman" w:hAnsi="Helvetica" w:cs="Helvetica"/>
                      <w:color w:val="212529"/>
                      <w:szCs w:val="28"/>
                      <w:vertAlign w:val="baseline"/>
                      <w:lang w:bidi="ar-SA"/>
                    </w:rPr>
                    <w:t>Inline CSS- CSS is added to the elements directly using the style attributes.</w:t>
                  </w:r>
                </w:p>
                <w:p w:rsidR="00823246" w:rsidRPr="007F79C1" w:rsidRDefault="00823246" w:rsidP="007F79C1">
                  <w:pPr>
                    <w:numPr>
                      <w:ilvl w:val="0"/>
                      <w:numId w:val="4"/>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F79C1">
                    <w:rPr>
                      <w:rFonts w:ascii="Helvetica" w:eastAsia="Times New Roman" w:hAnsi="Helvetica" w:cs="Helvetica"/>
                      <w:color w:val="212529"/>
                      <w:szCs w:val="28"/>
                      <w:vertAlign w:val="baseline"/>
                      <w:lang w:bidi="ar-SA"/>
                    </w:rPr>
                    <w:t>Internal CSS- CSS is kept inside the head tags in &lt;style&gt; tags</w:t>
                  </w:r>
                </w:p>
                <w:p w:rsidR="00823246" w:rsidRPr="007F79C1" w:rsidRDefault="00823246" w:rsidP="007F79C1">
                  <w:pPr>
                    <w:numPr>
                      <w:ilvl w:val="0"/>
                      <w:numId w:val="4"/>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F79C1">
                    <w:rPr>
                      <w:rFonts w:ascii="Helvetica" w:eastAsia="Times New Roman" w:hAnsi="Helvetica" w:cs="Helvetica"/>
                      <w:color w:val="212529"/>
                      <w:szCs w:val="28"/>
                      <w:vertAlign w:val="baseline"/>
                      <w:lang w:bidi="ar-SA"/>
                    </w:rPr>
                    <w:t>External CSS- CSS is kept separately inside a .CSS style sheet. It involves two steps-</w:t>
                  </w:r>
                </w:p>
                <w:p w:rsidR="00823246" w:rsidRDefault="00823246"/>
              </w:txbxContent>
            </v:textbox>
          </v:shape>
        </w:pict>
      </w:r>
      <w:r>
        <w:rPr>
          <w:noProof/>
          <w:lang w:bidi="ar-SA"/>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32" type="#_x0000_t96" style="position:absolute;left:0;text-align:left;margin-left:412.5pt;margin-top:56.35pt;width:15.75pt;height:12pt;z-index:251661312" fillcolor="#ffc000"/>
        </w:pict>
      </w:r>
      <w:r>
        <w:rPr>
          <w:noProof/>
          <w:lang w:bidi="ar-SA"/>
        </w:rPr>
        <w:pict>
          <v:rect id="_x0000_s1031" style="position:absolute;left:0;text-align:left;margin-left:7.5pt;margin-top:56.35pt;width:420.75pt;height:203.25pt;z-index:251660288">
            <v:fill r:id="rId9" o:title="base64_YAKSPeN" recolor="t" type="frame"/>
          </v:rect>
        </w:pict>
      </w:r>
      <w:r w:rsidR="007F79C1">
        <w:br w:type="page"/>
      </w:r>
    </w:p>
    <w:p w:rsidR="007F79C1" w:rsidRDefault="00693354">
      <w:r>
        <w:rPr>
          <w:noProof/>
          <w:lang w:bidi="ar-SA"/>
        </w:rPr>
        <w:lastRenderedPageBreak/>
        <w:pict>
          <v:shape id="_x0000_s1035" type="#_x0000_t202" style="position:absolute;left:0;text-align:left;margin-left:-56.25pt;margin-top:-65.25pt;width:580.5pt;height:157.5pt;z-index:251663360" stroked="f">
            <v:textbox>
              <w:txbxContent>
                <w:p w:rsidR="00823246" w:rsidRPr="007F79C1" w:rsidRDefault="00823246" w:rsidP="007F79C1">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b/>
                      <w:bCs/>
                      <w:color w:val="212529"/>
                      <w:sz w:val="28"/>
                      <w:szCs w:val="28"/>
                      <w:vertAlign w:val="baseline"/>
                      <w:lang w:bidi="ar-SA"/>
                    </w:rPr>
                    <w:t>There are three ways to Add CSS-</w:t>
                  </w:r>
                </w:p>
                <w:p w:rsidR="00823246" w:rsidRPr="007F79C1" w:rsidRDefault="00823246" w:rsidP="007F79C1">
                  <w:pPr>
                    <w:numPr>
                      <w:ilvl w:val="0"/>
                      <w:numId w:val="5"/>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Inline CSS- CSS is added to the elements directly using the style attributes.</w:t>
                  </w:r>
                </w:p>
                <w:p w:rsidR="00823246" w:rsidRPr="007F79C1" w:rsidRDefault="00823246" w:rsidP="007F79C1">
                  <w:pPr>
                    <w:numPr>
                      <w:ilvl w:val="0"/>
                      <w:numId w:val="5"/>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Internal CSS- CSS is kept inside the head tags in &lt;style&gt; tags</w:t>
                  </w:r>
                </w:p>
                <w:p w:rsidR="00823246" w:rsidRPr="007F79C1" w:rsidRDefault="00823246" w:rsidP="007F79C1">
                  <w:pPr>
                    <w:numPr>
                      <w:ilvl w:val="0"/>
                      <w:numId w:val="5"/>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F79C1">
                    <w:rPr>
                      <w:rFonts w:ascii="Helvetica" w:eastAsia="Times New Roman" w:hAnsi="Helvetica" w:cs="Helvetica"/>
                      <w:color w:val="212529"/>
                      <w:sz w:val="28"/>
                      <w:szCs w:val="28"/>
                      <w:vertAlign w:val="baseline"/>
                      <w:lang w:bidi="ar-SA"/>
                    </w:rPr>
                    <w:t>External CSS- CSS is kept separately inside a .CSS style sheet. It involves two steps-</w:t>
                  </w:r>
                </w:p>
                <w:p w:rsidR="00823246" w:rsidRDefault="00823246"/>
              </w:txbxContent>
            </v:textbox>
          </v:shape>
        </w:pict>
      </w:r>
    </w:p>
    <w:p w:rsidR="007F79C1" w:rsidRDefault="00693354">
      <w:r>
        <w:rPr>
          <w:noProof/>
          <w:lang w:bidi="ar-SA"/>
        </w:rPr>
        <w:pict>
          <v:rect id="_x0000_s1038" style="position:absolute;left:0;text-align:left;margin-left:-51.75pt;margin-top:493.6pt;width:579.75pt;height:102.75pt;z-index:251665408">
            <v:textbox>
              <w:txbxContent>
                <w:p w:rsidR="00823246" w:rsidRDefault="00823246" w:rsidP="0053543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p</w:t>
                  </w:r>
                  <w:r>
                    <w:rPr>
                      <w:rStyle w:val="token"/>
                      <w:rFonts w:ascii="Consolas" w:eastAsiaTheme="majorEastAsia" w:hAnsi="Consolas" w:cs="Consolas"/>
                      <w:color w:val="F8F8F2"/>
                    </w:rPr>
                    <w:t>{</w:t>
                  </w:r>
                </w:p>
                <w:p w:rsidR="00823246" w:rsidRDefault="00823246" w:rsidP="0053543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greenyellow</w:t>
                  </w:r>
                  <w:r>
                    <w:rPr>
                      <w:rStyle w:val="token"/>
                      <w:rFonts w:ascii="Consolas" w:eastAsiaTheme="majorEastAsia" w:hAnsi="Consolas" w:cs="Consolas"/>
                      <w:color w:val="F8F8F2"/>
                    </w:rPr>
                    <w:t>;</w:t>
                  </w:r>
                </w:p>
                <w:p w:rsidR="00823246" w:rsidRDefault="00823246" w:rsidP="0053543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hotpink</w:t>
                  </w:r>
                  <w:r>
                    <w:rPr>
                      <w:rStyle w:val="token"/>
                      <w:rFonts w:ascii="Consolas" w:eastAsiaTheme="majorEastAsia" w:hAnsi="Consolas" w:cs="Consolas"/>
                      <w:color w:val="F8F8F2"/>
                    </w:rPr>
                    <w:t>;</w:t>
                  </w:r>
                </w:p>
                <w:p w:rsidR="00823246" w:rsidRDefault="00823246" w:rsidP="0053543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w:t>
                  </w:r>
                </w:p>
                <w:p w:rsidR="00823246" w:rsidRDefault="00823246"/>
              </w:txbxContent>
            </v:textbox>
          </v:rect>
        </w:pict>
      </w:r>
      <w:r>
        <w:rPr>
          <w:noProof/>
          <w:lang w:bidi="ar-SA"/>
        </w:rPr>
        <w:pict>
          <v:rect id="_x0000_s1037" style="position:absolute;left:0;text-align:left;margin-left:-56.25pt;margin-top:28.6pt;width:588.75pt;height:441pt;z-index:251664384" stroked="f">
            <v:textbox>
              <w:txbxContent>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8292A2"/>
                      <w:sz w:val="22"/>
                    </w:rPr>
                    <w:t>DOCTYPE html</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 xml:space="preserve">html </w:t>
                  </w:r>
                  <w:r w:rsidRPr="00535435">
                    <w:rPr>
                      <w:rStyle w:val="token"/>
                      <w:rFonts w:ascii="Consolas" w:eastAsiaTheme="majorEastAsia" w:hAnsi="Consolas" w:cs="Consolas"/>
                      <w:color w:val="A6E22E"/>
                      <w:sz w:val="22"/>
                    </w:rPr>
                    <w:t>lang</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E6DB74"/>
                      <w:sz w:val="22"/>
                    </w:rPr>
                    <w:t>en</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head</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 xml:space="preserve">meta </w:t>
                  </w:r>
                  <w:r w:rsidRPr="00535435">
                    <w:rPr>
                      <w:rStyle w:val="token"/>
                      <w:rFonts w:ascii="Consolas" w:eastAsiaTheme="majorEastAsia" w:hAnsi="Consolas" w:cs="Consolas"/>
                      <w:color w:val="A6E22E"/>
                      <w:sz w:val="22"/>
                    </w:rPr>
                    <w:t>charset</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E6DB74"/>
                      <w:sz w:val="22"/>
                    </w:rPr>
                    <w:t>UTF-8</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 xml:space="preserve">meta </w:t>
                  </w:r>
                  <w:r w:rsidRPr="00535435">
                    <w:rPr>
                      <w:rStyle w:val="token"/>
                      <w:rFonts w:ascii="Consolas" w:eastAsiaTheme="majorEastAsia" w:hAnsi="Consolas" w:cs="Consolas"/>
                      <w:color w:val="A6E22E"/>
                      <w:sz w:val="22"/>
                    </w:rPr>
                    <w:t>name</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E6DB74"/>
                      <w:sz w:val="22"/>
                    </w:rPr>
                    <w:t>viewport</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F92672"/>
                      <w:sz w:val="22"/>
                    </w:rPr>
                    <w:t xml:space="preserve"> </w:t>
                  </w:r>
                  <w:r w:rsidRPr="00535435">
                    <w:rPr>
                      <w:rStyle w:val="token"/>
                      <w:rFonts w:ascii="Consolas" w:eastAsiaTheme="majorEastAsia" w:hAnsi="Consolas" w:cs="Consolas"/>
                      <w:color w:val="A6E22E"/>
                      <w:sz w:val="22"/>
                    </w:rPr>
                    <w:t>content</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E6DB74"/>
                      <w:sz w:val="22"/>
                    </w:rPr>
                    <w:t>width=device-width, initial-scale=1.0</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 xml:space="preserve">meta </w:t>
                  </w:r>
                  <w:r w:rsidRPr="00535435">
                    <w:rPr>
                      <w:rStyle w:val="token"/>
                      <w:rFonts w:ascii="Consolas" w:eastAsiaTheme="majorEastAsia" w:hAnsi="Consolas" w:cs="Consolas"/>
                      <w:color w:val="A6E22E"/>
                      <w:sz w:val="22"/>
                    </w:rPr>
                    <w:t>http-equiv</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E6DB74"/>
                      <w:sz w:val="22"/>
                    </w:rPr>
                    <w:t>X-UA-Compatible</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F92672"/>
                      <w:sz w:val="22"/>
                    </w:rPr>
                    <w:t xml:space="preserve"> </w:t>
                  </w:r>
                  <w:r w:rsidRPr="00535435">
                    <w:rPr>
                      <w:rStyle w:val="token"/>
                      <w:rFonts w:ascii="Consolas" w:eastAsiaTheme="majorEastAsia" w:hAnsi="Consolas" w:cs="Consolas"/>
                      <w:color w:val="A6E22E"/>
                      <w:sz w:val="22"/>
                    </w:rPr>
                    <w:t>content</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E6DB74"/>
                      <w:sz w:val="22"/>
                    </w:rPr>
                    <w:t>ie=edge</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title</w:t>
                  </w:r>
                  <w:r w:rsidRPr="00535435">
                    <w:rPr>
                      <w:rStyle w:val="token"/>
                      <w:rFonts w:ascii="Consolas" w:eastAsiaTheme="majorEastAsia" w:hAnsi="Consolas" w:cs="Consolas"/>
                      <w:color w:val="F8F8F2"/>
                      <w:sz w:val="22"/>
                    </w:rPr>
                    <w:t>&gt;</w:t>
                  </w:r>
                  <w:r w:rsidR="00414F75">
                    <w:rPr>
                      <w:rStyle w:val="HTMLCode"/>
                      <w:rFonts w:ascii="Consolas" w:eastAsiaTheme="majorEastAsia" w:hAnsi="Consolas" w:cs="Consolas"/>
                      <w:color w:val="F8F8F2"/>
                      <w:sz w:val="28"/>
                      <w:szCs w:val="24"/>
                    </w:rPr>
                    <w:t xml:space="preserve">CSS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title</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style</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p{</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color:rgb(245, 184, 245);</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background-color: seagreen !important;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style</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 xml:space="preserve">link </w:t>
                  </w:r>
                  <w:r w:rsidRPr="00535435">
                    <w:rPr>
                      <w:rStyle w:val="token"/>
                      <w:rFonts w:ascii="Consolas" w:eastAsiaTheme="majorEastAsia" w:hAnsi="Consolas" w:cs="Consolas"/>
                      <w:color w:val="A6E22E"/>
                      <w:sz w:val="22"/>
                    </w:rPr>
                    <w:t>rel</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E6DB74"/>
                      <w:sz w:val="22"/>
                    </w:rPr>
                    <w:t>stylesheet</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F92672"/>
                      <w:sz w:val="22"/>
                    </w:rPr>
                    <w:t xml:space="preserve"> </w:t>
                  </w:r>
                  <w:r w:rsidRPr="00535435">
                    <w:rPr>
                      <w:rStyle w:val="token"/>
                      <w:rFonts w:ascii="Consolas" w:eastAsiaTheme="majorEastAsia" w:hAnsi="Consolas" w:cs="Consolas"/>
                      <w:color w:val="A6E22E"/>
                      <w:sz w:val="22"/>
                    </w:rPr>
                    <w:t>href</w:t>
                  </w:r>
                  <w:r w:rsidRPr="00535435">
                    <w:rPr>
                      <w:rStyle w:val="token"/>
                      <w:rFonts w:ascii="Consolas" w:eastAsiaTheme="majorEastAsia" w:hAnsi="Consolas" w:cs="Consolas"/>
                      <w:color w:val="F8F8F2"/>
                      <w:sz w:val="22"/>
                    </w:rPr>
                    <w:t>="</w:t>
                  </w:r>
                  <w:r w:rsidRPr="00535435">
                    <w:rPr>
                      <w:rStyle w:val="token"/>
                      <w:rFonts w:ascii="Consolas" w:eastAsiaTheme="majorEastAsia" w:hAnsi="Consolas" w:cs="Consolas"/>
                      <w:color w:val="E6DB74"/>
                      <w:sz w:val="22"/>
                    </w:rPr>
                    <w:t>tut13.css</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head</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body</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h3</w:t>
                  </w:r>
                  <w:r w:rsidRPr="00535435">
                    <w:rPr>
                      <w:rStyle w:val="token"/>
                      <w:rFonts w:ascii="Consolas" w:eastAsiaTheme="majorEastAsia" w:hAnsi="Consolas" w:cs="Consolas"/>
                      <w:color w:val="F8F8F2"/>
                      <w:sz w:val="22"/>
                    </w:rPr>
                    <w:t>&gt;</w:t>
                  </w:r>
                  <w:r w:rsidR="00414F75">
                    <w:rPr>
                      <w:rStyle w:val="HTMLCode"/>
                      <w:rFonts w:ascii="Consolas" w:eastAsiaTheme="majorEastAsia" w:hAnsi="Consolas" w:cs="Consolas"/>
                      <w:color w:val="F8F8F2"/>
                      <w:sz w:val="28"/>
                      <w:szCs w:val="24"/>
                    </w:rPr>
                    <w:t xml:space="preserve">This is CSS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h3</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r w:rsidRPr="00535435">
                    <w:rPr>
                      <w:rStyle w:val="token"/>
                      <w:rFonts w:ascii="Consolas" w:eastAsiaTheme="majorEastAsia" w:hAnsi="Consolas" w:cs="Consolas"/>
                      <w:color w:val="8292A2"/>
                      <w:sz w:val="22"/>
                    </w:rPr>
                    <w:t>&lt;!-- &lt;p style="color: red; backgroun</w:t>
                  </w:r>
                  <w:r w:rsidR="00414F75">
                    <w:rPr>
                      <w:rStyle w:val="token"/>
                      <w:rFonts w:ascii="Consolas" w:eastAsiaTheme="majorEastAsia" w:hAnsi="Consolas" w:cs="Consolas"/>
                      <w:color w:val="8292A2"/>
                      <w:sz w:val="22"/>
                    </w:rPr>
                    <w:t xml:space="preserve">d-color: yellow;"&gt;This </w:t>
                  </w:r>
                  <w:r w:rsidRPr="00535435">
                    <w:rPr>
                      <w:rStyle w:val="token"/>
                      <w:rFonts w:ascii="Consolas" w:eastAsiaTheme="majorEastAsia" w:hAnsi="Consolas" w:cs="Consolas"/>
                      <w:color w:val="8292A2"/>
                      <w:sz w:val="22"/>
                    </w:rPr>
                    <w:t>will teach you everything you need to know about HTML/CSS&lt;/p&gt; --&gt;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HTMLCode"/>
                      <w:rFonts w:ascii="Consolas" w:eastAsiaTheme="majorEastAsia" w:hAnsi="Consolas" w:cs="Consolas"/>
                      <w:color w:val="F8F8F2"/>
                      <w:sz w:val="28"/>
                      <w:szCs w:val="24"/>
                    </w:rPr>
                    <w:t xml:space="preserve">    </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p</w:t>
                  </w:r>
                  <w:r w:rsidRPr="00535435">
                    <w:rPr>
                      <w:rStyle w:val="token"/>
                      <w:rFonts w:ascii="Consolas" w:eastAsiaTheme="majorEastAsia" w:hAnsi="Consolas" w:cs="Consolas"/>
                      <w:color w:val="F8F8F2"/>
                      <w:sz w:val="22"/>
                    </w:rPr>
                    <w:t>&gt;</w:t>
                  </w:r>
                  <w:r w:rsidR="00414F75">
                    <w:rPr>
                      <w:rStyle w:val="HTMLCode"/>
                      <w:rFonts w:ascii="Consolas" w:eastAsiaTheme="majorEastAsia" w:hAnsi="Consolas" w:cs="Consolas"/>
                      <w:color w:val="F8F8F2"/>
                      <w:sz w:val="28"/>
                      <w:szCs w:val="24"/>
                    </w:rPr>
                    <w:t xml:space="preserve">This </w:t>
                  </w:r>
                  <w:r w:rsidRPr="00535435">
                    <w:rPr>
                      <w:rStyle w:val="HTMLCode"/>
                      <w:rFonts w:ascii="Consolas" w:eastAsiaTheme="majorEastAsia" w:hAnsi="Consolas" w:cs="Consolas"/>
                      <w:color w:val="F8F8F2"/>
                      <w:sz w:val="28"/>
                      <w:szCs w:val="24"/>
                    </w:rPr>
                    <w:t xml:space="preserve"> will teach you everything you need to know about HTML/CSS</w:t>
                  </w: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p</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Style w:val="HTMLCode"/>
                      <w:rFonts w:ascii="Consolas" w:eastAsiaTheme="majorEastAsia" w:hAnsi="Consolas" w:cs="Consolas"/>
                      <w:color w:val="F8F8F2"/>
                      <w:sz w:val="28"/>
                      <w:szCs w:val="24"/>
                    </w:rPr>
                  </w:pP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body</w:t>
                  </w:r>
                  <w:r w:rsidRPr="00535435">
                    <w:rPr>
                      <w:rStyle w:val="token"/>
                      <w:rFonts w:ascii="Consolas" w:eastAsiaTheme="majorEastAsia" w:hAnsi="Consolas" w:cs="Consolas"/>
                      <w:color w:val="F8F8F2"/>
                      <w:sz w:val="22"/>
                    </w:rPr>
                    <w:t>&gt;</w:t>
                  </w:r>
                </w:p>
                <w:p w:rsidR="00823246" w:rsidRPr="00535435" w:rsidRDefault="00823246" w:rsidP="00535435">
                  <w:pPr>
                    <w:pStyle w:val="HTMLPreformatted"/>
                    <w:shd w:val="clear" w:color="auto" w:fill="272822"/>
                    <w:spacing w:before="120" w:after="120"/>
                    <w:rPr>
                      <w:rFonts w:ascii="Consolas" w:hAnsi="Consolas" w:cs="Consolas"/>
                      <w:color w:val="F8F8F2"/>
                      <w:sz w:val="14"/>
                      <w:szCs w:val="12"/>
                    </w:rPr>
                  </w:pPr>
                  <w:r w:rsidRPr="00535435">
                    <w:rPr>
                      <w:rStyle w:val="token"/>
                      <w:rFonts w:ascii="Consolas" w:eastAsiaTheme="majorEastAsia" w:hAnsi="Consolas" w:cs="Consolas"/>
                      <w:color w:val="F8F8F2"/>
                      <w:sz w:val="22"/>
                    </w:rPr>
                    <w:t>&lt;/</w:t>
                  </w:r>
                  <w:r w:rsidRPr="00535435">
                    <w:rPr>
                      <w:rStyle w:val="token"/>
                      <w:rFonts w:ascii="Consolas" w:eastAsiaTheme="majorEastAsia" w:hAnsi="Consolas" w:cs="Consolas"/>
                      <w:color w:val="F92672"/>
                      <w:sz w:val="22"/>
                    </w:rPr>
                    <w:t>html</w:t>
                  </w:r>
                  <w:r w:rsidRPr="00535435">
                    <w:rPr>
                      <w:rStyle w:val="token"/>
                      <w:rFonts w:ascii="Consolas" w:eastAsiaTheme="majorEastAsia" w:hAnsi="Consolas" w:cs="Consolas"/>
                      <w:color w:val="F8F8F2"/>
                      <w:sz w:val="22"/>
                    </w:rPr>
                    <w:t>&gt;</w:t>
                  </w:r>
                </w:p>
                <w:p w:rsidR="00823246" w:rsidRPr="00535435" w:rsidRDefault="00823246">
                  <w:pPr>
                    <w:rPr>
                      <w:sz w:val="28"/>
                    </w:rPr>
                  </w:pPr>
                </w:p>
              </w:txbxContent>
            </v:textbox>
          </v:rect>
        </w:pict>
      </w:r>
      <w:r w:rsidR="007F79C1">
        <w:br w:type="page"/>
      </w:r>
    </w:p>
    <w:p w:rsidR="00535435" w:rsidRDefault="00693354">
      <w:r>
        <w:rPr>
          <w:noProof/>
          <w:lang w:bidi="ar-SA"/>
        </w:rPr>
        <w:lastRenderedPageBreak/>
        <w:pict>
          <v:shape id="_x0000_s1040" type="#_x0000_t202" style="position:absolute;left:0;text-align:left;margin-left:-62.25pt;margin-top:-59.25pt;width:585pt;height:320.25pt;z-index:251666432" stroked="f">
            <v:textbox>
              <w:txbxContent>
                <w:p w:rsidR="00823246" w:rsidRDefault="00823246" w:rsidP="00535435">
                  <w:pPr>
                    <w:pStyle w:val="Heading3"/>
                    <w:shd w:val="clear" w:color="auto" w:fill="F8F9FA"/>
                    <w:rPr>
                      <w:rFonts w:ascii="Segoe UI" w:hAnsi="Segoe UI" w:cs="Segoe UI"/>
                      <w:b w:val="0"/>
                      <w:bCs w:val="0"/>
                      <w:color w:val="212529"/>
                    </w:rPr>
                  </w:pPr>
                  <w:r>
                    <w:rPr>
                      <w:rFonts w:ascii="Segoe UI" w:hAnsi="Segoe UI" w:cs="Segoe UI"/>
                      <w:b w:val="0"/>
                      <w:bCs w:val="0"/>
                      <w:color w:val="212529"/>
                    </w:rPr>
                    <w:t>CSS Tutorial: Inline, Internal &amp; External CSS | Web Development Tutorials #14</w:t>
                  </w:r>
                </w:p>
                <w:p w:rsidR="00823246" w:rsidRDefault="00823246" w:rsidP="00535435">
                  <w:pPr>
                    <w:pStyle w:val="Heading4"/>
                    <w:shd w:val="clear" w:color="auto" w:fill="F8F9FA"/>
                    <w:spacing w:before="375" w:after="135"/>
                    <w:rPr>
                      <w:rFonts w:ascii="Segoe UI" w:hAnsi="Segoe UI" w:cs="Segoe UI"/>
                      <w:b w:val="0"/>
                      <w:bCs w:val="0"/>
                      <w:color w:val="212529"/>
                    </w:rPr>
                  </w:pPr>
                  <w:r>
                    <w:rPr>
                      <w:rFonts w:ascii="Segoe UI" w:hAnsi="Segoe UI" w:cs="Segoe UI"/>
                      <w:b w:val="0"/>
                      <w:bCs w:val="0"/>
                      <w:color w:val="212529"/>
                    </w:rPr>
                    <w:t>CSS Tutorial- Inline, Internal, and External CSS</w:t>
                  </w:r>
                </w:p>
                <w:p w:rsidR="00823246" w:rsidRDefault="00823246" w:rsidP="00535435">
                  <w:pPr>
                    <w:rPr>
                      <w:rFonts w:ascii="Helvetica" w:hAnsi="Helvetica" w:cs="Helvetica"/>
                      <w:color w:val="212529"/>
                      <w:sz w:val="28"/>
                      <w:szCs w:val="28"/>
                      <w:shd w:val="clear" w:color="auto" w:fill="F8F9FA"/>
                    </w:rPr>
                  </w:pPr>
                  <w:r w:rsidRPr="00535435">
                    <w:rPr>
                      <w:rFonts w:ascii="Helvetica" w:hAnsi="Helvetica" w:cs="Helvetica"/>
                      <w:color w:val="212529"/>
                      <w:sz w:val="28"/>
                      <w:szCs w:val="28"/>
                      <w:shd w:val="clear" w:color="auto" w:fill="F8F9FA"/>
                    </w:rPr>
                    <w:t>Welcome, everyone! As in the last tutorial, we have seen there are three methods of writing CSS- </w:t>
                  </w:r>
                  <w:r w:rsidRPr="00535435">
                    <w:rPr>
                      <w:rFonts w:ascii="Helvetica" w:hAnsi="Helvetica" w:cs="Helvetica"/>
                      <w:i/>
                      <w:iCs/>
                      <w:color w:val="212529"/>
                      <w:sz w:val="28"/>
                    </w:rPr>
                    <w:t>Inline, Internal, </w:t>
                  </w:r>
                  <w:r w:rsidRPr="00535435">
                    <w:rPr>
                      <w:rFonts w:ascii="Helvetica" w:hAnsi="Helvetica" w:cs="Helvetica"/>
                      <w:color w:val="212529"/>
                      <w:sz w:val="28"/>
                      <w:szCs w:val="28"/>
                      <w:shd w:val="clear" w:color="auto" w:fill="F8F9FA"/>
                    </w:rPr>
                    <w:t>and </w:t>
                  </w:r>
                  <w:r w:rsidRPr="00535435">
                    <w:rPr>
                      <w:rFonts w:ascii="Helvetica" w:hAnsi="Helvetica" w:cs="Helvetica"/>
                      <w:i/>
                      <w:iCs/>
                      <w:color w:val="212529"/>
                      <w:sz w:val="28"/>
                    </w:rPr>
                    <w:t>External.</w:t>
                  </w:r>
                  <w:r w:rsidRPr="00535435">
                    <w:rPr>
                      <w:rFonts w:ascii="Helvetica" w:hAnsi="Helvetica" w:cs="Helvetica"/>
                      <w:color w:val="212529"/>
                      <w:sz w:val="28"/>
                      <w:szCs w:val="28"/>
                      <w:shd w:val="clear" w:color="auto" w:fill="F8F9FA"/>
                    </w:rPr>
                    <w:t> Here, we will discuss all these three methods and do some real implementations of CSS. To start this tutorial, first, we will make a new file as </w:t>
                  </w:r>
                  <w:r w:rsidRPr="00535435">
                    <w:rPr>
                      <w:rFonts w:ascii="Helvetica" w:hAnsi="Helvetica" w:cs="Helvetica"/>
                      <w:i/>
                      <w:iCs/>
                      <w:color w:val="212529"/>
                      <w:sz w:val="28"/>
                    </w:rPr>
                    <w:t>tut13.html </w:t>
                  </w:r>
                  <w:r w:rsidRPr="00535435">
                    <w:rPr>
                      <w:rFonts w:ascii="Helvetica" w:hAnsi="Helvetica" w:cs="Helvetica"/>
                      <w:color w:val="212529"/>
                      <w:sz w:val="28"/>
                      <w:szCs w:val="28"/>
                      <w:shd w:val="clear" w:color="auto" w:fill="F8F9FA"/>
                    </w:rPr>
                    <w:t>and add the boilerplate. For our convenience, we will give the title as </w:t>
                  </w:r>
                  <w:r w:rsidRPr="00535435">
                    <w:rPr>
                      <w:rFonts w:ascii="Helvetica" w:hAnsi="Helvetica" w:cs="Helvetica"/>
                      <w:i/>
                      <w:iCs/>
                      <w:color w:val="212529"/>
                      <w:sz w:val="28"/>
                    </w:rPr>
                    <w:t>CSS Tutorial</w:t>
                  </w:r>
                  <w:r w:rsidRPr="00535435">
                    <w:rPr>
                      <w:rFonts w:ascii="Helvetica" w:hAnsi="Helvetica" w:cs="Helvetica"/>
                      <w:color w:val="212529"/>
                      <w:sz w:val="28"/>
                      <w:szCs w:val="28"/>
                      <w:shd w:val="clear" w:color="auto" w:fill="F8F9FA"/>
                    </w:rPr>
                    <w:t> in the &lt;title&gt; tag. </w:t>
                  </w:r>
                </w:p>
                <w:p w:rsidR="00823246" w:rsidRPr="00535435" w:rsidRDefault="00823246" w:rsidP="00535435">
                  <w:pPr>
                    <w:numPr>
                      <w:ilvl w:val="0"/>
                      <w:numId w:val="7"/>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535435">
                    <w:rPr>
                      <w:rFonts w:ascii="Helvetica" w:eastAsia="Times New Roman" w:hAnsi="Helvetica" w:cs="Helvetica"/>
                      <w:b/>
                      <w:bCs/>
                      <w:color w:val="212529"/>
                      <w:sz w:val="28"/>
                      <w:vertAlign w:val="baseline"/>
                      <w:lang w:bidi="ar-SA"/>
                    </w:rPr>
                    <w:t>Inline CSS </w:t>
                  </w:r>
                  <w:r w:rsidRPr="00535435">
                    <w:rPr>
                      <w:rFonts w:ascii="Helvetica" w:eastAsia="Times New Roman" w:hAnsi="Helvetica" w:cs="Helvetica"/>
                      <w:color w:val="212529"/>
                      <w:sz w:val="28"/>
                      <w:szCs w:val="28"/>
                      <w:vertAlign w:val="baseline"/>
                      <w:lang w:bidi="ar-SA"/>
                    </w:rPr>
                    <w:t>allows you to apply a unique style to one HTML element at a time. You can assign the Inline CSS to a specific HTML element by using the style attribute with any CSS properties defined within it. Let us try to understand this with an example.</w:t>
                  </w:r>
                </w:p>
                <w:p w:rsidR="00823246" w:rsidRPr="00535435" w:rsidRDefault="00823246" w:rsidP="00535435"/>
                <w:p w:rsidR="00823246" w:rsidRPr="00535435" w:rsidRDefault="00823246" w:rsidP="00535435"/>
              </w:txbxContent>
            </v:textbox>
          </v:shape>
        </w:pict>
      </w:r>
    </w:p>
    <w:p w:rsidR="00535435" w:rsidRDefault="00693354">
      <w:r>
        <w:rPr>
          <w:noProof/>
          <w:lang w:bidi="ar-SA"/>
        </w:rPr>
        <w:pict>
          <v:shape id="_x0000_s1044" type="#_x0000_t202" style="position:absolute;left:0;text-align:left;margin-left:-57pt;margin-top:301.6pt;width:585pt;height:372.75pt;z-index:251668480" stroked="f">
            <v:textbox>
              <w:txbxContent>
                <w:p w:rsidR="00823246" w:rsidRDefault="00823246">
                  <w:pPr>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You must be thinking this is the best way to add CSS on the website but I will let you know that it is not the best method to style your HTML. If you add too much Inline CSS, then your HTML will become too messy to understand for you.</w:t>
                  </w:r>
                </w:p>
                <w:p w:rsidR="00823246" w:rsidRDefault="00823246" w:rsidP="007C5F49">
                  <w:pPr>
                    <w:numPr>
                      <w:ilvl w:val="0"/>
                      <w:numId w:val="8"/>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7C5F49">
                    <w:rPr>
                      <w:rFonts w:ascii="Helvetica" w:eastAsia="Times New Roman" w:hAnsi="Helvetica" w:cs="Helvetica"/>
                      <w:b/>
                      <w:bCs/>
                      <w:color w:val="212529"/>
                      <w:sz w:val="28"/>
                      <w:vertAlign w:val="baseline"/>
                      <w:lang w:bidi="ar-SA"/>
                    </w:rPr>
                    <w:t>Internal CSS </w:t>
                  </w:r>
                  <w:r w:rsidRPr="007C5F49">
                    <w:rPr>
                      <w:rFonts w:ascii="Helvetica" w:eastAsia="Times New Roman" w:hAnsi="Helvetica" w:cs="Helvetica"/>
                      <w:color w:val="212529"/>
                      <w:sz w:val="28"/>
                      <w:szCs w:val="28"/>
                      <w:vertAlign w:val="baseline"/>
                      <w:lang w:bidi="ar-SA"/>
                    </w:rPr>
                    <w:t>is used to define a style tag for a single HTML page. It is defined in the &lt;head&gt; section within a &lt;style&gt; element. Let us understand the External CSS with the help of an example.</w:t>
                  </w:r>
                </w:p>
                <w:p w:rsidR="00823246" w:rsidRDefault="00823246" w:rsidP="007C5F49">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head</w:t>
                  </w:r>
                  <w:r>
                    <w:rPr>
                      <w:rStyle w:val="token"/>
                      <w:rFonts w:ascii="Consolas" w:eastAsiaTheme="majorEastAsia" w:hAnsi="Consolas" w:cs="Consolas"/>
                      <w:color w:val="F8F8F2"/>
                    </w:rPr>
                    <w:t>&gt;</w:t>
                  </w:r>
                </w:p>
                <w:p w:rsidR="00823246" w:rsidRDefault="00823246" w:rsidP="007C5F49">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7C5F49">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p{</w:t>
                  </w:r>
                </w:p>
                <w:p w:rsidR="00823246" w:rsidRDefault="00823246" w:rsidP="007C5F49">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color: purple;</w:t>
                  </w:r>
                </w:p>
                <w:p w:rsidR="00823246" w:rsidRDefault="00823246" w:rsidP="007C5F49">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7C5F49">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7C5F49">
                  <w:pPr>
                    <w:pStyle w:val="HTMLPreformatted"/>
                    <w:shd w:val="clear" w:color="auto" w:fill="272822"/>
                    <w:spacing w:before="120" w:after="120"/>
                    <w:ind w:left="36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head</w:t>
                  </w:r>
                  <w:r>
                    <w:rPr>
                      <w:rStyle w:val="token"/>
                      <w:rFonts w:ascii="Consolas" w:eastAsiaTheme="majorEastAsia" w:hAnsi="Consolas" w:cs="Consolas"/>
                      <w:color w:val="F8F8F2"/>
                    </w:rPr>
                    <w:t>&gt;</w:t>
                  </w:r>
                </w:p>
                <w:p w:rsidR="00823246" w:rsidRDefault="00823246" w:rsidP="007C5F49">
                  <w:pPr>
                    <w:shd w:val="clear" w:color="auto" w:fill="F8F9FA"/>
                    <w:spacing w:before="100" w:beforeAutospacing="1" w:after="100" w:afterAutospacing="1" w:line="240" w:lineRule="auto"/>
                    <w:ind w:left="360" w:firstLine="0"/>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One important point to note here is, Inline CSS is given more priority than Internal CSS.</w:t>
                  </w:r>
                </w:p>
                <w:p w:rsidR="00823246" w:rsidRPr="007C5F49" w:rsidRDefault="00823246" w:rsidP="007C5F49">
                  <w:pPr>
                    <w:numPr>
                      <w:ilvl w:val="0"/>
                      <w:numId w:val="9"/>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b/>
                      <w:bCs/>
                      <w:color w:val="212529"/>
                      <w:vertAlign w:val="baseline"/>
                      <w:lang w:bidi="ar-SA"/>
                    </w:rPr>
                    <w:t>External CSS </w:t>
                  </w:r>
                  <w:r w:rsidRPr="007C5F49">
                    <w:rPr>
                      <w:rFonts w:ascii="Helvetica" w:eastAsia="Times New Roman" w:hAnsi="Helvetica" w:cs="Helvetica"/>
                      <w:color w:val="212529"/>
                      <w:szCs w:val="28"/>
                      <w:vertAlign w:val="baseline"/>
                      <w:lang w:bidi="ar-SA"/>
                    </w:rPr>
                    <w:t>is mostly used when you want to make changes on multiple pages. It is an ideal condition because it facilitates you to change the look of the entire website by changing just one file. We will add the stylesheet in the &lt;head&gt; section using &lt;link&gt; tag.</w:t>
                  </w:r>
                </w:p>
                <w:p w:rsidR="00823246" w:rsidRPr="007C5F49" w:rsidRDefault="00823246" w:rsidP="007C5F49">
                  <w:pPr>
                    <w:shd w:val="clear" w:color="auto" w:fill="F8F9FA"/>
                    <w:spacing w:before="100" w:beforeAutospacing="1" w:after="100" w:afterAutospacing="1" w:line="240" w:lineRule="auto"/>
                    <w:ind w:left="360" w:firstLine="0"/>
                    <w:rPr>
                      <w:rFonts w:ascii="Helvetica" w:eastAsia="Times New Roman" w:hAnsi="Helvetica" w:cs="Helvetica"/>
                      <w:color w:val="212529"/>
                      <w:sz w:val="28"/>
                      <w:szCs w:val="28"/>
                      <w:vertAlign w:val="baseline"/>
                      <w:lang w:bidi="ar-SA"/>
                    </w:rPr>
                  </w:pPr>
                </w:p>
                <w:p w:rsidR="00823246" w:rsidRDefault="00823246"/>
              </w:txbxContent>
            </v:textbox>
          </v:shape>
        </w:pict>
      </w:r>
      <w:r>
        <w:rPr>
          <w:noProof/>
          <w:lang w:bidi="ar-SA"/>
        </w:rPr>
        <w:pict>
          <v:rect id="_x0000_s1042" style="position:absolute;left:0;text-align:left;margin-left:-57pt;margin-top:191.35pt;width:579.75pt;height:118.5pt;z-index:251667456" stroked="f">
            <v:textbox>
              <w:txbxContent>
                <w:p w:rsidR="00823246" w:rsidRDefault="00823246" w:rsidP="0053543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53543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h1</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CSS tutorial</w:t>
                  </w:r>
                  <w:r>
                    <w:rPr>
                      <w:rStyle w:val="token"/>
                      <w:rFonts w:ascii="Consolas" w:eastAsiaTheme="majorEastAsia" w:hAnsi="Consolas" w:cs="Consolas"/>
                      <w:color w:val="F8F8F2"/>
                    </w:rPr>
                    <w:t>&lt;/</w:t>
                  </w:r>
                  <w:r>
                    <w:rPr>
                      <w:rStyle w:val="token"/>
                      <w:rFonts w:ascii="Consolas" w:eastAsiaTheme="majorEastAsia" w:hAnsi="Consolas" w:cs="Consolas"/>
                      <w:color w:val="F92672"/>
                    </w:rPr>
                    <w:t>h1</w:t>
                  </w:r>
                  <w:r>
                    <w:rPr>
                      <w:rStyle w:val="token"/>
                      <w:rFonts w:ascii="Consolas" w:eastAsiaTheme="majorEastAsia" w:hAnsi="Consolas" w:cs="Consolas"/>
                      <w:color w:val="F8F8F2"/>
                    </w:rPr>
                    <w:t>&gt;</w:t>
                  </w:r>
                </w:p>
                <w:p w:rsidR="00823246" w:rsidRDefault="00823246" w:rsidP="0053543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style</w:t>
                  </w:r>
                  <w:r>
                    <w:rPr>
                      <w:rStyle w:val="token"/>
                      <w:rFonts w:ascii="Consolas" w:eastAsiaTheme="majorEastAsia" w:hAnsi="Consolas" w:cs="Consolas"/>
                      <w:color w:val="F8F8F2"/>
                    </w:rPr>
                    <w:t>=</w:t>
                  </w:r>
                  <w:r>
                    <w:rPr>
                      <w:rStyle w:val="token"/>
                      <w:rFonts w:ascii="Consolas" w:eastAsiaTheme="majorEastAsia" w:hAnsi="Consolas" w:cs="Consolas"/>
                      <w:color w:val="E6DB74"/>
                    </w:rPr>
                    <w:t xml:space="preserve"> “color:</w:t>
                  </w:r>
                  <w:r>
                    <w:rPr>
                      <w:rStyle w:val="token"/>
                      <w:rFonts w:ascii="Consolas" w:eastAsiaTheme="majorEastAsia" w:hAnsi="Consolas" w:cs="Consolas"/>
                      <w:color w:val="F92672"/>
                    </w:rPr>
                    <w:t xml:space="preserve"> </w:t>
                  </w:r>
                  <w:r>
                    <w:rPr>
                      <w:rStyle w:val="token"/>
                      <w:rFonts w:ascii="Consolas" w:eastAsiaTheme="majorEastAsia" w:hAnsi="Consolas" w:cs="Consolas"/>
                      <w:color w:val="A6E22E"/>
                    </w:rPr>
                    <w:t>red;”</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tutorial will teach you everything you need to know about CSS</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53543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txbxContent>
            </v:textbox>
          </v:rect>
        </w:pict>
      </w:r>
      <w:r w:rsidR="00535435">
        <w:br w:type="page"/>
      </w:r>
    </w:p>
    <w:p w:rsidR="007C5F49" w:rsidRDefault="00693354">
      <w:r>
        <w:rPr>
          <w:noProof/>
          <w:lang w:bidi="ar-SA"/>
        </w:rPr>
        <w:lastRenderedPageBreak/>
        <w:pict>
          <v:shape id="_x0000_s1046" type="#_x0000_t202" style="position:absolute;left:0;text-align:left;margin-left:-52.5pt;margin-top:-54.75pt;width:577.5pt;height:762pt;z-index:251669504" stroked="f">
            <v:textbox>
              <w:txbxContent>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head</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 xml:space="preserve">link </w:t>
                  </w:r>
                  <w:r w:rsidRPr="007C5F49">
                    <w:rPr>
                      <w:rStyle w:val="token"/>
                      <w:rFonts w:ascii="Consolas" w:eastAsiaTheme="majorEastAsia" w:hAnsi="Consolas" w:cs="Consolas"/>
                      <w:color w:val="A6E22E"/>
                      <w:sz w:val="18"/>
                    </w:rPr>
                    <w:t>rel</w:t>
                  </w:r>
                  <w:r w:rsidRPr="007C5F49">
                    <w:rPr>
                      <w:rStyle w:val="token"/>
                      <w:rFonts w:ascii="Consolas" w:eastAsiaTheme="majorEastAsia" w:hAnsi="Consolas" w:cs="Consolas"/>
                      <w:color w:val="F8F8F2"/>
                      <w:sz w:val="18"/>
                    </w:rPr>
                    <w:t>=</w:t>
                  </w:r>
                  <w:r w:rsidRPr="007C5F49">
                    <w:rPr>
                      <w:rStyle w:val="token"/>
                      <w:rFonts w:ascii="Consolas" w:eastAsiaTheme="majorEastAsia" w:hAnsi="Consolas" w:cs="Consolas"/>
                      <w:color w:val="E6DB74"/>
                      <w:sz w:val="18"/>
                    </w:rPr>
                    <w:t xml:space="preserve"> “stylesheet”</w:t>
                  </w:r>
                  <w:r w:rsidRPr="007C5F49">
                    <w:rPr>
                      <w:rStyle w:val="token"/>
                      <w:rFonts w:ascii="Consolas" w:eastAsiaTheme="majorEastAsia" w:hAnsi="Consolas" w:cs="Consolas"/>
                      <w:color w:val="F92672"/>
                      <w:sz w:val="18"/>
                    </w:rPr>
                    <w:t xml:space="preserve"> </w:t>
                  </w:r>
                  <w:r w:rsidRPr="007C5F49">
                    <w:rPr>
                      <w:rStyle w:val="token"/>
                      <w:rFonts w:ascii="Consolas" w:eastAsiaTheme="majorEastAsia" w:hAnsi="Consolas" w:cs="Consolas"/>
                      <w:color w:val="A6E22E"/>
                      <w:sz w:val="18"/>
                    </w:rPr>
                    <w:t>href</w:t>
                  </w:r>
                  <w:r w:rsidRPr="007C5F49">
                    <w:rPr>
                      <w:rStyle w:val="token"/>
                      <w:rFonts w:ascii="Consolas" w:eastAsiaTheme="majorEastAsia" w:hAnsi="Consolas" w:cs="Consolas"/>
                      <w:color w:val="F8F8F2"/>
                      <w:sz w:val="18"/>
                    </w:rPr>
                    <w:t>=</w:t>
                  </w:r>
                  <w:r w:rsidR="0002014F">
                    <w:rPr>
                      <w:rStyle w:val="token"/>
                      <w:rFonts w:ascii="Consolas" w:eastAsiaTheme="majorEastAsia" w:hAnsi="Consolas" w:cs="Consolas"/>
                      <w:color w:val="E6DB74"/>
                      <w:sz w:val="18"/>
                    </w:rPr>
                    <w:t xml:space="preserve"> “tt5</w:t>
                  </w:r>
                  <w:r w:rsidRPr="007C5F49">
                    <w:rPr>
                      <w:rStyle w:val="token"/>
                      <w:rFonts w:ascii="Consolas" w:eastAsiaTheme="majorEastAsia" w:hAnsi="Consolas" w:cs="Consolas"/>
                      <w:color w:val="E6DB74"/>
                      <w:sz w:val="18"/>
                    </w:rPr>
                    <w:t>.css”</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Fonts w:ascii="Consolas" w:hAnsi="Consolas" w:cs="Consolas"/>
                      <w:color w:val="F8F8F2"/>
                      <w:sz w:val="10"/>
                      <w:szCs w:val="12"/>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head</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p{</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Color: greenyellow;</w:t>
                  </w:r>
                </w:p>
                <w:p w:rsidR="00823246" w:rsidRPr="007C5F49" w:rsidRDefault="00823246" w:rsidP="007C5F49">
                  <w:pPr>
                    <w:pStyle w:val="HTMLPreformatted"/>
                    <w:shd w:val="clear" w:color="auto" w:fill="272822"/>
                    <w:spacing w:before="120" w:after="120"/>
                    <w:rPr>
                      <w:rFonts w:ascii="Consolas" w:hAnsi="Consolas" w:cs="Consolas"/>
                      <w:color w:val="F8F8F2"/>
                      <w:sz w:val="10"/>
                      <w:szCs w:val="12"/>
                    </w:rPr>
                  </w:pPr>
                  <w:r w:rsidRPr="007C5F49">
                    <w:rPr>
                      <w:rStyle w:val="HTMLCode"/>
                      <w:rFonts w:ascii="Consolas" w:eastAsiaTheme="majorEastAsia" w:hAnsi="Consolas" w:cs="Consolas"/>
                      <w:color w:val="F8F8F2"/>
                      <w:sz w:val="22"/>
                      <w:szCs w:val="24"/>
                    </w:rPr>
                    <w:t>}</w:t>
                  </w:r>
                </w:p>
                <w:p w:rsidR="00823246" w:rsidRPr="007C5F49" w:rsidRDefault="00823246" w:rsidP="007C5F49">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The point here to remember is that whether it is the Internal CSS or the External CSS, whichever is written after, gets the priority. But if you want that first one should get priority, so you can add </w:t>
                  </w:r>
                  <w:r w:rsidRPr="007C5F49">
                    <w:rPr>
                      <w:rFonts w:ascii="Helvetica" w:eastAsia="Times New Roman" w:hAnsi="Helvetica" w:cs="Helvetica"/>
                      <w:b/>
                      <w:bCs/>
                      <w:i/>
                      <w:iCs/>
                      <w:color w:val="212529"/>
                      <w:vertAlign w:val="baseline"/>
                      <w:lang w:bidi="ar-SA"/>
                    </w:rPr>
                    <w:t>important </w:t>
                  </w:r>
                  <w:r w:rsidRPr="007C5F49">
                    <w:rPr>
                      <w:rFonts w:ascii="Helvetica" w:eastAsia="Times New Roman" w:hAnsi="Helvetica" w:cs="Helvetica"/>
                      <w:color w:val="212529"/>
                      <w:szCs w:val="28"/>
                      <w:vertAlign w:val="baseline"/>
                      <w:lang w:bidi="ar-SA"/>
                    </w:rPr>
                    <w:t>after it. The result will be, it will get the most priority of all.</w:t>
                  </w:r>
                </w:p>
                <w:p w:rsidR="00823246" w:rsidRPr="007C5F49" w:rsidRDefault="00823246" w:rsidP="007C5F49">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So I hope you must have understood all the three types of CSS used to style our website. From the next tutorials, we will see some more interesting properties about CSS. Till then stay with the tutorials and keep practicing whatever is taught till now.</w:t>
                  </w:r>
                </w:p>
                <w:p w:rsidR="00823246" w:rsidRPr="007C5F49" w:rsidRDefault="00823246" w:rsidP="007C5F49">
                  <w:pPr>
                    <w:pStyle w:val="Heading3"/>
                    <w:shd w:val="clear" w:color="auto" w:fill="F8F9FA"/>
                    <w:rPr>
                      <w:rFonts w:ascii="Segoe UI" w:hAnsi="Segoe UI" w:cs="Segoe UI"/>
                      <w:bCs w:val="0"/>
                      <w:color w:val="212529"/>
                      <w:sz w:val="40"/>
                    </w:rPr>
                  </w:pPr>
                  <w:r w:rsidRPr="007C5F49">
                    <w:rPr>
                      <w:rFonts w:ascii="Segoe UI" w:hAnsi="Segoe UI" w:cs="Segoe UI"/>
                      <w:bCs w:val="0"/>
                      <w:color w:val="212529"/>
                      <w:sz w:val="40"/>
                    </w:rPr>
                    <w:t>CSS Tutorial: Selectors in CSS | Web Development Tutorials #15</w:t>
                  </w:r>
                </w:p>
                <w:p w:rsidR="00823246" w:rsidRPr="007C5F49" w:rsidRDefault="00823246" w:rsidP="007C5F49">
                  <w:pPr>
                    <w:rPr>
                      <w:rFonts w:ascii="Helvetica" w:hAnsi="Helvetica" w:cs="Helvetica"/>
                      <w:color w:val="212529"/>
                      <w:szCs w:val="28"/>
                      <w:shd w:val="clear" w:color="auto" w:fill="F8F9FA"/>
                    </w:rPr>
                  </w:pPr>
                  <w:r w:rsidRPr="007C5F49">
                    <w:rPr>
                      <w:rFonts w:ascii="Helvetica" w:hAnsi="Helvetica" w:cs="Helvetica"/>
                      <w:color w:val="212529"/>
                      <w:szCs w:val="28"/>
                      <w:shd w:val="clear" w:color="auto" w:fill="F8F9FA"/>
                    </w:rPr>
                    <w:t>In the last tutorial, we have discussed different methods to write CSS. Here, we are going forward to learn different </w:t>
                  </w:r>
                  <w:hyperlink r:id="rId10" w:history="1">
                    <w:r w:rsidRPr="007C5F49">
                      <w:rPr>
                        <w:rStyle w:val="Hyperlink"/>
                        <w:rFonts w:ascii="Helvetica" w:hAnsi="Helvetica" w:cs="Helvetica"/>
                        <w:color w:val="007BFF"/>
                        <w:szCs w:val="28"/>
                        <w:shd w:val="clear" w:color="auto" w:fill="F8F9FA"/>
                      </w:rPr>
                      <w:t>selectors</w:t>
                    </w:r>
                  </w:hyperlink>
                  <w:r w:rsidRPr="007C5F49">
                    <w:rPr>
                      <w:rFonts w:ascii="Helvetica" w:hAnsi="Helvetica" w:cs="Helvetica"/>
                      <w:color w:val="212529"/>
                      <w:szCs w:val="28"/>
                      <w:shd w:val="clear" w:color="auto" w:fill="F8F9FA"/>
                    </w:rPr>
                    <w:t> in CSS. CSS selectors are used to </w:t>
                  </w:r>
                  <w:r w:rsidRPr="007C5F49">
                    <w:rPr>
                      <w:rStyle w:val="Emphasis"/>
                      <w:rFonts w:ascii="Helvetica" w:hAnsi="Helvetica" w:cs="Helvetica"/>
                      <w:color w:val="212529"/>
                      <w:szCs w:val="28"/>
                      <w:shd w:val="clear" w:color="auto" w:fill="F8F9FA"/>
                    </w:rPr>
                    <w:t>select</w:t>
                  </w:r>
                  <w:r w:rsidRPr="007C5F49">
                    <w:rPr>
                      <w:rFonts w:ascii="Helvetica" w:hAnsi="Helvetica" w:cs="Helvetica"/>
                      <w:color w:val="212529"/>
                      <w:szCs w:val="28"/>
                      <w:shd w:val="clear" w:color="auto" w:fill="F8F9FA"/>
                    </w:rPr>
                    <w:t> any content you want to style. These are the part of CSS ruleset. CSS selectors select HTML elements according to its </w:t>
                  </w:r>
                  <w:r w:rsidRPr="007C5F49">
                    <w:rPr>
                      <w:rStyle w:val="Emphasis"/>
                      <w:rFonts w:ascii="Helvetica" w:hAnsi="Helvetica" w:cs="Helvetica"/>
                      <w:color w:val="212529"/>
                      <w:szCs w:val="28"/>
                      <w:shd w:val="clear" w:color="auto" w:fill="F8F9FA"/>
                    </w:rPr>
                    <w:t>id, class, type, attribute,</w:t>
                  </w:r>
                  <w:r w:rsidRPr="007C5F49">
                    <w:rPr>
                      <w:rFonts w:ascii="Helvetica" w:hAnsi="Helvetica" w:cs="Helvetica"/>
                      <w:color w:val="212529"/>
                      <w:szCs w:val="28"/>
                      <w:shd w:val="clear" w:color="auto" w:fill="F8F9FA"/>
                    </w:rPr>
                    <w:t> etc.</w:t>
                  </w:r>
                </w:p>
                <w:p w:rsidR="00823246" w:rsidRPr="007C5F49" w:rsidRDefault="00823246" w:rsidP="007C5F49">
                  <w:pPr>
                    <w:numPr>
                      <w:ilvl w:val="0"/>
                      <w:numId w:val="10"/>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CSS Selectors are used to target HTML elements.</w:t>
                  </w:r>
                </w:p>
                <w:p w:rsidR="00823246" w:rsidRPr="007C5F49" w:rsidRDefault="00823246" w:rsidP="007C5F49">
                  <w:pPr>
                    <w:numPr>
                      <w:ilvl w:val="0"/>
                      <w:numId w:val="10"/>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Selectors make it easy for us to easily target single/multiple HTML elements in the markup.</w:t>
                  </w:r>
                </w:p>
                <w:p w:rsidR="00823246" w:rsidRPr="007C5F49" w:rsidRDefault="00823246" w:rsidP="007C5F49">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We will see four types of CSS Selectors:</w:t>
                  </w:r>
                </w:p>
                <w:p w:rsidR="00823246" w:rsidRPr="007C5F49" w:rsidRDefault="00823246" w:rsidP="007C5F49">
                  <w:pPr>
                    <w:numPr>
                      <w:ilvl w:val="0"/>
                      <w:numId w:val="11"/>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i/>
                      <w:iCs/>
                      <w:color w:val="212529"/>
                      <w:vertAlign w:val="baseline"/>
                      <w:lang w:bidi="ar-SA"/>
                    </w:rPr>
                    <w:t>CSS element Selector</w:t>
                  </w:r>
                </w:p>
                <w:p w:rsidR="00823246" w:rsidRPr="007C5F49" w:rsidRDefault="00823246" w:rsidP="007C5F49">
                  <w:pPr>
                    <w:numPr>
                      <w:ilvl w:val="0"/>
                      <w:numId w:val="11"/>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i/>
                      <w:iCs/>
                      <w:color w:val="212529"/>
                      <w:vertAlign w:val="baseline"/>
                      <w:lang w:bidi="ar-SA"/>
                    </w:rPr>
                    <w:t>CSS id Selector</w:t>
                  </w:r>
                </w:p>
                <w:p w:rsidR="00823246" w:rsidRPr="007C5F49" w:rsidRDefault="00823246" w:rsidP="007C5F49">
                  <w:pPr>
                    <w:numPr>
                      <w:ilvl w:val="0"/>
                      <w:numId w:val="11"/>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i/>
                      <w:iCs/>
                      <w:color w:val="212529"/>
                      <w:vertAlign w:val="baseline"/>
                      <w:lang w:bidi="ar-SA"/>
                    </w:rPr>
                    <w:t>CSS class Selector</w:t>
                  </w:r>
                </w:p>
                <w:p w:rsidR="00823246" w:rsidRPr="007C5F49" w:rsidRDefault="00823246" w:rsidP="007C5F49">
                  <w:pPr>
                    <w:numPr>
                      <w:ilvl w:val="0"/>
                      <w:numId w:val="11"/>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i/>
                      <w:iCs/>
                      <w:color w:val="212529"/>
                      <w:vertAlign w:val="baseline"/>
                      <w:lang w:bidi="ar-SA"/>
                    </w:rPr>
                    <w:t>The CSS grouping Selector</w:t>
                  </w:r>
                </w:p>
                <w:p w:rsidR="00823246" w:rsidRPr="007C5F49" w:rsidRDefault="00823246" w:rsidP="007C5F49">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As discussed in one of the previous videos, the basic syntax of writing the CSS is-</w:t>
                  </w:r>
                </w:p>
                <w:p w:rsidR="00823246" w:rsidRPr="007C5F49" w:rsidRDefault="00823246" w:rsidP="007C5F49">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C5F49">
                    <w:rPr>
                      <w:rFonts w:ascii="Helvetica" w:eastAsia="Times New Roman" w:hAnsi="Helvetica" w:cs="Helvetica"/>
                      <w:b/>
                      <w:bCs/>
                      <w:color w:val="212529"/>
                      <w:szCs w:val="28"/>
                      <w:vertAlign w:val="baseline"/>
                      <w:lang w:bidi="ar-SA"/>
                    </w:rPr>
                    <w:br/>
                    <w:t>p {color: blue;}</w:t>
                  </w:r>
                </w:p>
                <w:p w:rsidR="00823246" w:rsidRPr="007C5F49" w:rsidRDefault="00823246" w:rsidP="007C5F49">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In the example above, ‘p’ is the selector. It will convert all the paragraph into blue.</w:t>
                  </w:r>
                </w:p>
                <w:p w:rsidR="00823246" w:rsidRPr="007C5F49" w:rsidRDefault="00823246" w:rsidP="007C5F49">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So let us now start by making a new file as </w:t>
                  </w:r>
                  <w:r w:rsidRPr="007C5F49">
                    <w:rPr>
                      <w:rFonts w:ascii="Helvetica" w:eastAsia="Times New Roman" w:hAnsi="Helvetica" w:cs="Helvetica"/>
                      <w:i/>
                      <w:iCs/>
                      <w:color w:val="212529"/>
                      <w:vertAlign w:val="baseline"/>
                      <w:lang w:bidi="ar-SA"/>
                    </w:rPr>
                    <w:t>tut14.html and as usual, add an instant boilerplate</w:t>
                  </w:r>
                  <w:r w:rsidRPr="007C5F49">
                    <w:rPr>
                      <w:rFonts w:ascii="Helvetica" w:eastAsia="Times New Roman" w:hAnsi="Helvetica" w:cs="Helvetica"/>
                      <w:color w:val="212529"/>
                      <w:szCs w:val="28"/>
                      <w:vertAlign w:val="baseline"/>
                      <w:lang w:bidi="ar-SA"/>
                    </w:rPr>
                    <w:t> Visual Studio Code. Give the title as </w:t>
                  </w:r>
                  <w:r w:rsidRPr="007C5F49">
                    <w:rPr>
                      <w:rFonts w:ascii="Helvetica" w:eastAsia="Times New Roman" w:hAnsi="Helvetica" w:cs="Helvetica"/>
                      <w:i/>
                      <w:iCs/>
                      <w:color w:val="212529"/>
                      <w:vertAlign w:val="baseline"/>
                      <w:lang w:bidi="ar-SA"/>
                    </w:rPr>
                    <w:t>CSS Selectors</w:t>
                  </w:r>
                  <w:r w:rsidRPr="007C5F49">
                    <w:rPr>
                      <w:rFonts w:ascii="Helvetica" w:eastAsia="Times New Roman" w:hAnsi="Helvetica" w:cs="Helvetica"/>
                      <w:color w:val="212529"/>
                      <w:szCs w:val="28"/>
                      <w:vertAlign w:val="baseline"/>
                      <w:lang w:bidi="ar-SA"/>
                    </w:rPr>
                    <w:t> in the &lt;title&gt; tag. In this example, we will be using Internal CSS, not Inline CSS. However, you can also use External CSS. I will be explaining using internal CSS as I want everything to be within the page. Let us start with the simple example-</w:t>
                  </w:r>
                </w:p>
                <w:p w:rsidR="00823246" w:rsidRPr="007C5F49" w:rsidRDefault="00823246" w:rsidP="007C5F49">
                  <w:pPr>
                    <w:rPr>
                      <w:sz w:val="22"/>
                    </w:rPr>
                  </w:pPr>
                </w:p>
                <w:p w:rsidR="00823246" w:rsidRPr="007C5F49" w:rsidRDefault="00823246">
                  <w:pPr>
                    <w:rPr>
                      <w:sz w:val="22"/>
                    </w:rPr>
                  </w:pPr>
                </w:p>
              </w:txbxContent>
            </v:textbox>
          </v:shape>
        </w:pict>
      </w:r>
    </w:p>
    <w:p w:rsidR="007C5F49" w:rsidRDefault="007C5F49">
      <w:r>
        <w:br w:type="page"/>
      </w:r>
    </w:p>
    <w:p w:rsidR="007C5F49" w:rsidRDefault="00693354">
      <w:r>
        <w:rPr>
          <w:noProof/>
          <w:lang w:bidi="ar-SA"/>
        </w:rPr>
        <w:lastRenderedPageBreak/>
        <w:pict>
          <v:shape id="_x0000_s1047" type="#_x0000_t202" style="position:absolute;left:0;text-align:left;margin-left:-49.5pt;margin-top:-58.5pt;width:579pt;height:773.25pt;z-index:251670528" stroked="f">
            <v:textbox>
              <w:txbxContent>
                <w:p w:rsidR="00823246" w:rsidRPr="007C5F49" w:rsidRDefault="00823246" w:rsidP="007C5F49">
                  <w:pPr>
                    <w:numPr>
                      <w:ilvl w:val="0"/>
                      <w:numId w:val="12"/>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b/>
                      <w:bCs/>
                      <w:color w:val="212529"/>
                      <w:vertAlign w:val="baseline"/>
                      <w:lang w:bidi="ar-SA"/>
                    </w:rPr>
                    <w:t>Element Selector</w:t>
                  </w:r>
                </w:p>
                <w:p w:rsidR="00823246" w:rsidRPr="007C5F49" w:rsidRDefault="00823246" w:rsidP="007C5F49">
                  <w:pPr>
                    <w:pStyle w:val="HTMLPreformatted"/>
                    <w:numPr>
                      <w:ilvl w:val="0"/>
                      <w:numId w:val="12"/>
                    </w:numPr>
                    <w:shd w:val="clear" w:color="auto" w:fill="272822"/>
                    <w:spacing w:before="120" w:after="120"/>
                    <w:rPr>
                      <w:rStyle w:val="HTMLCode"/>
                      <w:rFonts w:ascii="Consolas" w:eastAsiaTheme="majorEastAsia" w:hAnsi="Consolas" w:cs="Consolas"/>
                      <w:color w:val="F8F8F2"/>
                      <w:sz w:val="22"/>
                      <w:szCs w:val="24"/>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h3</w:t>
                  </w:r>
                  <w:r w:rsidRPr="007C5F49">
                    <w:rPr>
                      <w:rStyle w:val="token"/>
                      <w:rFonts w:ascii="Consolas" w:eastAsiaTheme="majorEastAsia" w:hAnsi="Consolas" w:cs="Consolas"/>
                      <w:color w:val="F8F8F2"/>
                      <w:sz w:val="18"/>
                    </w:rPr>
                    <w:t>&gt;</w:t>
                  </w:r>
                  <w:r w:rsidRPr="007C5F49">
                    <w:rPr>
                      <w:rStyle w:val="HTMLCode"/>
                      <w:rFonts w:ascii="Consolas" w:eastAsiaTheme="majorEastAsia" w:hAnsi="Consolas" w:cs="Consolas"/>
                      <w:color w:val="F8F8F2"/>
                      <w:sz w:val="22"/>
                      <w:szCs w:val="24"/>
                    </w:rPr>
                    <w:t>CSS Selectors</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h3</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numPr>
                      <w:ilvl w:val="0"/>
                      <w:numId w:val="12"/>
                    </w:numPr>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 xml:space="preserve">p </w:t>
                  </w:r>
                  <w:r w:rsidRPr="007C5F49">
                    <w:rPr>
                      <w:rStyle w:val="token"/>
                      <w:rFonts w:ascii="Consolas" w:eastAsiaTheme="majorEastAsia" w:hAnsi="Consolas" w:cs="Consolas"/>
                      <w:color w:val="A6E22E"/>
                      <w:sz w:val="18"/>
                    </w:rPr>
                    <w:t>id</w:t>
                  </w:r>
                  <w:r w:rsidRPr="007C5F49">
                    <w:rPr>
                      <w:rStyle w:val="token"/>
                      <w:rFonts w:ascii="Consolas" w:eastAsiaTheme="majorEastAsia" w:hAnsi="Consolas" w:cs="Consolas"/>
                      <w:color w:val="F8F8F2"/>
                      <w:sz w:val="18"/>
                    </w:rPr>
                    <w:t>="</w:t>
                  </w:r>
                  <w:r w:rsidRPr="007C5F49">
                    <w:rPr>
                      <w:rStyle w:val="token"/>
                      <w:rFonts w:ascii="Consolas" w:eastAsiaTheme="majorEastAsia" w:hAnsi="Consolas" w:cs="Consolas"/>
                      <w:color w:val="E6DB74"/>
                      <w:sz w:val="18"/>
                    </w:rPr>
                    <w:t>firstPara</w:t>
                  </w:r>
                  <w:r w:rsidRPr="007C5F49">
                    <w:rPr>
                      <w:rStyle w:val="token"/>
                      <w:rFonts w:ascii="Consolas" w:eastAsiaTheme="majorEastAsia" w:hAnsi="Consolas" w:cs="Consolas"/>
                      <w:color w:val="F8F8F2"/>
                      <w:sz w:val="18"/>
                    </w:rPr>
                    <w:t>"&gt;</w:t>
                  </w:r>
                  <w:r w:rsidRPr="007C5F49">
                    <w:rPr>
                      <w:rStyle w:val="HTMLCode"/>
                      <w:rFonts w:ascii="Consolas" w:eastAsiaTheme="majorEastAsia" w:hAnsi="Consolas" w:cs="Consolas"/>
                      <w:color w:val="F8F8F2"/>
                      <w:sz w:val="22"/>
                      <w:szCs w:val="24"/>
                    </w:rPr>
                    <w:t>This is a simple paragraph to demonstrate css selectors</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p</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numPr>
                      <w:ilvl w:val="0"/>
                      <w:numId w:val="12"/>
                    </w:numPr>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 xml:space="preserve">p </w:t>
                  </w:r>
                  <w:r w:rsidRPr="007C5F49">
                    <w:rPr>
                      <w:rStyle w:val="token"/>
                      <w:rFonts w:ascii="Consolas" w:eastAsiaTheme="majorEastAsia" w:hAnsi="Consolas" w:cs="Consolas"/>
                      <w:color w:val="A6E22E"/>
                      <w:sz w:val="18"/>
                    </w:rPr>
                    <w:t>id</w:t>
                  </w:r>
                  <w:r w:rsidRPr="007C5F49">
                    <w:rPr>
                      <w:rStyle w:val="token"/>
                      <w:rFonts w:ascii="Consolas" w:eastAsiaTheme="majorEastAsia" w:hAnsi="Consolas" w:cs="Consolas"/>
                      <w:color w:val="F8F8F2"/>
                      <w:sz w:val="18"/>
                    </w:rPr>
                    <w:t>="</w:t>
                  </w:r>
                  <w:r w:rsidRPr="007C5F49">
                    <w:rPr>
                      <w:rStyle w:val="token"/>
                      <w:rFonts w:ascii="Consolas" w:eastAsiaTheme="majorEastAsia" w:hAnsi="Consolas" w:cs="Consolas"/>
                      <w:color w:val="E6DB74"/>
                      <w:sz w:val="18"/>
                    </w:rPr>
                    <w:t>secondPara</w:t>
                  </w:r>
                  <w:r w:rsidRPr="007C5F49">
                    <w:rPr>
                      <w:rStyle w:val="token"/>
                      <w:rFonts w:ascii="Consolas" w:eastAsiaTheme="majorEastAsia" w:hAnsi="Consolas" w:cs="Consolas"/>
                      <w:color w:val="F8F8F2"/>
                      <w:sz w:val="18"/>
                    </w:rPr>
                    <w:t>"</w:t>
                  </w:r>
                  <w:r w:rsidRPr="007C5F49">
                    <w:rPr>
                      <w:rStyle w:val="token"/>
                      <w:rFonts w:ascii="Consolas" w:eastAsiaTheme="majorEastAsia" w:hAnsi="Consolas" w:cs="Consolas"/>
                      <w:color w:val="F92672"/>
                      <w:sz w:val="18"/>
                    </w:rPr>
                    <w:t xml:space="preserve"> </w:t>
                  </w:r>
                  <w:r w:rsidRPr="007C5F49">
                    <w:rPr>
                      <w:rStyle w:val="token"/>
                      <w:rFonts w:ascii="Consolas" w:eastAsiaTheme="majorEastAsia" w:hAnsi="Consolas" w:cs="Consolas"/>
                      <w:color w:val="A6E22E"/>
                      <w:sz w:val="18"/>
                    </w:rPr>
                    <w:t>class</w:t>
                  </w:r>
                  <w:r w:rsidRPr="007C5F49">
                    <w:rPr>
                      <w:rStyle w:val="token"/>
                      <w:rFonts w:ascii="Consolas" w:eastAsiaTheme="majorEastAsia" w:hAnsi="Consolas" w:cs="Consolas"/>
                      <w:color w:val="F8F8F2"/>
                      <w:sz w:val="18"/>
                    </w:rPr>
                    <w:t>="</w:t>
                  </w:r>
                  <w:r w:rsidRPr="007C5F49">
                    <w:rPr>
                      <w:rStyle w:val="token"/>
                      <w:rFonts w:ascii="Consolas" w:eastAsiaTheme="majorEastAsia" w:hAnsi="Consolas" w:cs="Consolas"/>
                      <w:color w:val="E6DB74"/>
                      <w:sz w:val="18"/>
                    </w:rPr>
                    <w:t>redElement bgBlue</w:t>
                  </w:r>
                  <w:r w:rsidRPr="007C5F49">
                    <w:rPr>
                      <w:rStyle w:val="token"/>
                      <w:rFonts w:ascii="Consolas" w:eastAsiaTheme="majorEastAsia" w:hAnsi="Consolas" w:cs="Consolas"/>
                      <w:color w:val="F8F8F2"/>
                      <w:sz w:val="18"/>
                    </w:rPr>
                    <w:t>"&gt;</w:t>
                  </w:r>
                  <w:r w:rsidRPr="007C5F49">
                    <w:rPr>
                      <w:rStyle w:val="HTMLCode"/>
                      <w:rFonts w:ascii="Consolas" w:eastAsiaTheme="majorEastAsia" w:hAnsi="Consolas" w:cs="Consolas"/>
                      <w:color w:val="F8F8F2"/>
                      <w:sz w:val="22"/>
                      <w:szCs w:val="24"/>
                    </w:rPr>
                    <w:t>This is a another simple paragraph to demonstrate css selectors</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p</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numPr>
                      <w:ilvl w:val="0"/>
                      <w:numId w:val="12"/>
                    </w:numPr>
                    <w:shd w:val="clear" w:color="auto" w:fill="272822"/>
                    <w:spacing w:before="120" w:after="120"/>
                    <w:rPr>
                      <w:rStyle w:val="HTMLCode"/>
                      <w:rFonts w:ascii="Consolas" w:eastAsiaTheme="majorEastAsia" w:hAnsi="Consolas" w:cs="Consolas"/>
                      <w:color w:val="F8F8F2"/>
                      <w:sz w:val="22"/>
                      <w:szCs w:val="24"/>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div</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numPr>
                      <w:ilvl w:val="0"/>
                      <w:numId w:val="12"/>
                    </w:numPr>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p</w:t>
                  </w:r>
                  <w:r w:rsidRPr="007C5F49">
                    <w:rPr>
                      <w:rStyle w:val="token"/>
                      <w:rFonts w:ascii="Consolas" w:eastAsiaTheme="majorEastAsia" w:hAnsi="Consolas" w:cs="Consolas"/>
                      <w:color w:val="F8F8F2"/>
                      <w:sz w:val="18"/>
                    </w:rPr>
                    <w:t>&gt;</w:t>
                  </w:r>
                  <w:r w:rsidRPr="007C5F49">
                    <w:rPr>
                      <w:rStyle w:val="HTMLCode"/>
                      <w:rFonts w:ascii="Consolas" w:eastAsiaTheme="majorEastAsia" w:hAnsi="Consolas" w:cs="Consolas"/>
                      <w:color w:val="F8F8F2"/>
                      <w:sz w:val="22"/>
                      <w:szCs w:val="24"/>
                    </w:rPr>
                    <w:t>This is yet another simple paragraph inside div to demonstrate css selectors</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p</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numPr>
                      <w:ilvl w:val="0"/>
                      <w:numId w:val="12"/>
                    </w:numPr>
                    <w:shd w:val="clear" w:color="auto" w:fill="272822"/>
                    <w:spacing w:before="120" w:after="120"/>
                    <w:rPr>
                      <w:rFonts w:ascii="Consolas" w:hAnsi="Consolas" w:cs="Consolas"/>
                      <w:color w:val="F8F8F2"/>
                      <w:sz w:val="10"/>
                      <w:szCs w:val="12"/>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div</w:t>
                  </w:r>
                  <w:r w:rsidRPr="007C5F49">
                    <w:rPr>
                      <w:rStyle w:val="token"/>
                      <w:rFonts w:ascii="Consolas" w:eastAsiaTheme="majorEastAsia" w:hAnsi="Consolas" w:cs="Consolas"/>
                      <w:color w:val="F8F8F2"/>
                      <w:sz w:val="18"/>
                    </w:rPr>
                    <w:t>&gt;</w:t>
                  </w:r>
                </w:p>
                <w:p w:rsidR="00823246" w:rsidRPr="007C5F49" w:rsidRDefault="00823246" w:rsidP="007C5F49">
                  <w:pPr>
                    <w:numPr>
                      <w:ilvl w:val="0"/>
                      <w:numId w:val="12"/>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b/>
                      <w:bCs/>
                      <w:color w:val="212529"/>
                      <w:vertAlign w:val="baseline"/>
                      <w:lang w:bidi="ar-SA"/>
                    </w:rPr>
                    <w:t>Class Selector</w:t>
                  </w:r>
                </w:p>
                <w:p w:rsidR="00823246" w:rsidRPr="007C5F49" w:rsidRDefault="00823246" w:rsidP="007C5F49">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If we want to select a paragraph and assign multiple properties to it, then we can use Class Selector. Let us understand with an example-</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style</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.redElement{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Color: red;</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.bgBlue{</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Background-color: blue;</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w:t>
                  </w:r>
                </w:p>
                <w:p w:rsidR="00823246" w:rsidRPr="007C5F49" w:rsidRDefault="00823246" w:rsidP="007C5F49">
                  <w:pPr>
                    <w:pStyle w:val="HTMLPreformatted"/>
                    <w:shd w:val="clear" w:color="auto" w:fill="272822"/>
                    <w:spacing w:before="120" w:after="120"/>
                    <w:rPr>
                      <w:rFonts w:ascii="Consolas" w:hAnsi="Consolas" w:cs="Consolas"/>
                      <w:color w:val="F8F8F2"/>
                      <w:sz w:val="10"/>
                      <w:szCs w:val="12"/>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style</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body</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h3</w:t>
                  </w:r>
                  <w:r w:rsidRPr="007C5F49">
                    <w:rPr>
                      <w:rStyle w:val="token"/>
                      <w:rFonts w:ascii="Consolas" w:eastAsiaTheme="majorEastAsia" w:hAnsi="Consolas" w:cs="Consolas"/>
                      <w:color w:val="F8F8F2"/>
                      <w:sz w:val="18"/>
                    </w:rPr>
                    <w:t>&gt;</w:t>
                  </w:r>
                  <w:r w:rsidRPr="007C5F49">
                    <w:rPr>
                      <w:rStyle w:val="HTMLCode"/>
                      <w:rFonts w:ascii="Consolas" w:eastAsiaTheme="majorEastAsia" w:hAnsi="Consolas" w:cs="Consolas"/>
                      <w:color w:val="F8F8F2"/>
                      <w:sz w:val="22"/>
                      <w:szCs w:val="24"/>
                    </w:rPr>
                    <w:t>CSS Selectors</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h3</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p</w:t>
                  </w:r>
                  <w:r w:rsidRPr="007C5F49">
                    <w:rPr>
                      <w:rStyle w:val="token"/>
                      <w:rFonts w:ascii="Consolas" w:eastAsiaTheme="majorEastAsia" w:hAnsi="Consolas" w:cs="Consolas"/>
                      <w:color w:val="F8F8F2"/>
                      <w:sz w:val="18"/>
                    </w:rPr>
                    <w:t>&gt;</w:t>
                  </w:r>
                  <w:r w:rsidRPr="007C5F49">
                    <w:rPr>
                      <w:rStyle w:val="HTMLCode"/>
                      <w:rFonts w:ascii="Consolas" w:eastAsiaTheme="majorEastAsia" w:hAnsi="Consolas" w:cs="Consolas"/>
                      <w:color w:val="F8F8F2"/>
                      <w:sz w:val="22"/>
                      <w:szCs w:val="24"/>
                    </w:rPr>
                    <w:t>This is a simple paragraph to demonstrate css selectors</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p</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 xml:space="preserve">p </w:t>
                  </w:r>
                  <w:r w:rsidRPr="007C5F49">
                    <w:rPr>
                      <w:rStyle w:val="token"/>
                      <w:rFonts w:ascii="Consolas" w:eastAsiaTheme="majorEastAsia" w:hAnsi="Consolas" w:cs="Consolas"/>
                      <w:color w:val="A6E22E"/>
                      <w:sz w:val="18"/>
                    </w:rPr>
                    <w:t>id</w:t>
                  </w:r>
                  <w:r w:rsidRPr="007C5F49">
                    <w:rPr>
                      <w:rStyle w:val="token"/>
                      <w:rFonts w:ascii="Consolas" w:eastAsiaTheme="majorEastAsia" w:hAnsi="Consolas" w:cs="Consolas"/>
                      <w:color w:val="F8F8F2"/>
                      <w:sz w:val="18"/>
                    </w:rPr>
                    <w:t>="</w:t>
                  </w:r>
                  <w:r w:rsidRPr="007C5F49">
                    <w:rPr>
                      <w:rStyle w:val="token"/>
                      <w:rFonts w:ascii="Consolas" w:eastAsiaTheme="majorEastAsia" w:hAnsi="Consolas" w:cs="Consolas"/>
                      <w:color w:val="E6DB74"/>
                      <w:sz w:val="18"/>
                    </w:rPr>
                    <w:t>secondPara</w:t>
                  </w:r>
                  <w:r w:rsidRPr="007C5F49">
                    <w:rPr>
                      <w:rStyle w:val="token"/>
                      <w:rFonts w:ascii="Consolas" w:eastAsiaTheme="majorEastAsia" w:hAnsi="Consolas" w:cs="Consolas"/>
                      <w:color w:val="F8F8F2"/>
                      <w:sz w:val="18"/>
                    </w:rPr>
                    <w:t>"</w:t>
                  </w:r>
                  <w:r w:rsidRPr="007C5F49">
                    <w:rPr>
                      <w:rStyle w:val="token"/>
                      <w:rFonts w:ascii="Consolas" w:eastAsiaTheme="majorEastAsia" w:hAnsi="Consolas" w:cs="Consolas"/>
                      <w:color w:val="F92672"/>
                      <w:sz w:val="18"/>
                    </w:rPr>
                    <w:t xml:space="preserve"> </w:t>
                  </w:r>
                  <w:r w:rsidRPr="007C5F49">
                    <w:rPr>
                      <w:rStyle w:val="token"/>
                      <w:rFonts w:ascii="Consolas" w:eastAsiaTheme="majorEastAsia" w:hAnsi="Consolas" w:cs="Consolas"/>
                      <w:color w:val="A6E22E"/>
                      <w:sz w:val="18"/>
                    </w:rPr>
                    <w:t>class</w:t>
                  </w:r>
                  <w:r w:rsidRPr="007C5F49">
                    <w:rPr>
                      <w:rStyle w:val="token"/>
                      <w:rFonts w:ascii="Consolas" w:eastAsiaTheme="majorEastAsia" w:hAnsi="Consolas" w:cs="Consolas"/>
                      <w:color w:val="F8F8F2"/>
                      <w:sz w:val="18"/>
                    </w:rPr>
                    <w:t>="</w:t>
                  </w:r>
                  <w:r w:rsidRPr="007C5F49">
                    <w:rPr>
                      <w:rStyle w:val="token"/>
                      <w:rFonts w:ascii="Consolas" w:eastAsiaTheme="majorEastAsia" w:hAnsi="Consolas" w:cs="Consolas"/>
                      <w:color w:val="E6DB74"/>
                      <w:sz w:val="18"/>
                    </w:rPr>
                    <w:t>redElement bgBlue</w:t>
                  </w:r>
                  <w:r w:rsidRPr="007C5F49">
                    <w:rPr>
                      <w:rStyle w:val="token"/>
                      <w:rFonts w:ascii="Consolas" w:eastAsiaTheme="majorEastAsia" w:hAnsi="Consolas" w:cs="Consolas"/>
                      <w:color w:val="F8F8F2"/>
                      <w:sz w:val="18"/>
                    </w:rPr>
                    <w:t>"&gt;</w:t>
                  </w:r>
                  <w:r w:rsidRPr="007C5F49">
                    <w:rPr>
                      <w:rStyle w:val="HTMLCode"/>
                      <w:rFonts w:ascii="Consolas" w:eastAsiaTheme="majorEastAsia" w:hAnsi="Consolas" w:cs="Consolas"/>
                      <w:color w:val="F8F8F2"/>
                      <w:sz w:val="22"/>
                      <w:szCs w:val="24"/>
                    </w:rPr>
                    <w:t>This is a another simple paragraph to demonstrate css selectors</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p</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div</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p</w:t>
                  </w:r>
                  <w:r w:rsidRPr="007C5F49">
                    <w:rPr>
                      <w:rStyle w:val="token"/>
                      <w:rFonts w:ascii="Consolas" w:eastAsiaTheme="majorEastAsia" w:hAnsi="Consolas" w:cs="Consolas"/>
                      <w:color w:val="F8F8F2"/>
                      <w:sz w:val="18"/>
                    </w:rPr>
                    <w:t>&gt;</w:t>
                  </w:r>
                  <w:r w:rsidRPr="007C5F49">
                    <w:rPr>
                      <w:rStyle w:val="HTMLCode"/>
                      <w:rFonts w:ascii="Consolas" w:eastAsiaTheme="majorEastAsia" w:hAnsi="Consolas" w:cs="Consolas"/>
                      <w:color w:val="F8F8F2"/>
                      <w:sz w:val="22"/>
                      <w:szCs w:val="24"/>
                    </w:rPr>
                    <w:t>This is yet another simple paragraph inside div to demonstrate css selectors</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p</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div</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Fonts w:ascii="Consolas" w:hAnsi="Consolas" w:cs="Consolas"/>
                      <w:color w:val="F8F8F2"/>
                      <w:sz w:val="10"/>
                      <w:szCs w:val="12"/>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body</w:t>
                  </w:r>
                  <w:r w:rsidRPr="007C5F49">
                    <w:rPr>
                      <w:rStyle w:val="token"/>
                      <w:rFonts w:ascii="Consolas" w:eastAsiaTheme="majorEastAsia" w:hAnsi="Consolas" w:cs="Consolas"/>
                      <w:color w:val="F8F8F2"/>
                      <w:sz w:val="18"/>
                    </w:rPr>
                    <w:t>&gt;</w:t>
                  </w:r>
                </w:p>
                <w:p w:rsidR="00823246" w:rsidRPr="007C5F49" w:rsidRDefault="00823246" w:rsidP="007C5F49">
                  <w:pPr>
                    <w:numPr>
                      <w:ilvl w:val="0"/>
                      <w:numId w:val="14"/>
                    </w:numPr>
                    <w:shd w:val="clear" w:color="auto" w:fill="F8F9FA"/>
                    <w:spacing w:before="100" w:beforeAutospacing="1" w:after="100" w:afterAutospacing="1" w:line="240" w:lineRule="auto"/>
                    <w:rPr>
                      <w:rFonts w:ascii="Helvetica" w:eastAsia="Times New Roman" w:hAnsi="Helvetica" w:cs="Helvetica"/>
                      <w:color w:val="212529"/>
                      <w:szCs w:val="28"/>
                      <w:vertAlign w:val="baseline"/>
                      <w:lang w:bidi="ar-SA"/>
                    </w:rPr>
                  </w:pPr>
                  <w:r w:rsidRPr="007C5F49">
                    <w:rPr>
                      <w:rFonts w:ascii="Helvetica" w:eastAsia="Times New Roman" w:hAnsi="Helvetica" w:cs="Helvetica"/>
                      <w:b/>
                      <w:bCs/>
                      <w:color w:val="212529"/>
                      <w:vertAlign w:val="baseline"/>
                      <w:lang w:bidi="ar-SA"/>
                    </w:rPr>
                    <w:t>ID Selector</w:t>
                  </w:r>
                </w:p>
                <w:p w:rsidR="00823246" w:rsidRPr="007C5F49" w:rsidRDefault="00823246" w:rsidP="007C5F49">
                  <w:pPr>
                    <w:shd w:val="clear" w:color="auto" w:fill="F8F9FA"/>
                    <w:spacing w:after="100" w:afterAutospacing="1" w:line="240" w:lineRule="auto"/>
                    <w:ind w:firstLine="0"/>
                    <w:rPr>
                      <w:rFonts w:ascii="Helvetica" w:eastAsia="Times New Roman" w:hAnsi="Helvetica" w:cs="Helvetica"/>
                      <w:color w:val="212529"/>
                      <w:szCs w:val="28"/>
                      <w:vertAlign w:val="baseline"/>
                      <w:lang w:bidi="ar-SA"/>
                    </w:rPr>
                  </w:pPr>
                  <w:r w:rsidRPr="007C5F49">
                    <w:rPr>
                      <w:rFonts w:ascii="Helvetica" w:eastAsia="Times New Roman" w:hAnsi="Helvetica" w:cs="Helvetica"/>
                      <w:color w:val="212529"/>
                      <w:szCs w:val="28"/>
                      <w:vertAlign w:val="baseline"/>
                      <w:lang w:bidi="ar-SA"/>
                    </w:rPr>
                    <w:t>If we want to select the only paragraph to show any change, then we will be using ID selector. Let us understand with an example-</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style</w:t>
                  </w:r>
                  <w:r w:rsidRPr="007C5F49">
                    <w:rPr>
                      <w:rStyle w:val="token"/>
                      <w:rFonts w:ascii="Consolas" w:eastAsiaTheme="majorEastAsia" w:hAnsi="Consolas" w:cs="Consolas"/>
                      <w:color w:val="F8F8F2"/>
                      <w:sz w:val="18"/>
                    </w:rPr>
                    <w:t>&gt;</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#firstPara{</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color: green;</w:t>
                  </w:r>
                </w:p>
                <w:p w:rsidR="00823246" w:rsidRPr="007C5F49" w:rsidRDefault="00823246" w:rsidP="007C5F49">
                  <w:pPr>
                    <w:pStyle w:val="HTMLPreformatted"/>
                    <w:shd w:val="clear" w:color="auto" w:fill="272822"/>
                    <w:spacing w:before="120" w:after="120"/>
                    <w:rPr>
                      <w:rStyle w:val="HTMLCode"/>
                      <w:rFonts w:ascii="Consolas" w:eastAsiaTheme="majorEastAsia" w:hAnsi="Consolas" w:cs="Consolas"/>
                      <w:color w:val="F8F8F2"/>
                      <w:sz w:val="22"/>
                      <w:szCs w:val="24"/>
                    </w:rPr>
                  </w:pPr>
                  <w:r w:rsidRPr="007C5F49">
                    <w:rPr>
                      <w:rStyle w:val="HTMLCode"/>
                      <w:rFonts w:ascii="Consolas" w:eastAsiaTheme="majorEastAsia" w:hAnsi="Consolas" w:cs="Consolas"/>
                      <w:color w:val="F8F8F2"/>
                      <w:sz w:val="22"/>
                      <w:szCs w:val="24"/>
                    </w:rPr>
                    <w:t xml:space="preserve">                        }</w:t>
                  </w:r>
                </w:p>
                <w:p w:rsidR="00823246" w:rsidRPr="007C5F49" w:rsidRDefault="00823246" w:rsidP="007C5F49">
                  <w:pPr>
                    <w:pStyle w:val="HTMLPreformatted"/>
                    <w:shd w:val="clear" w:color="auto" w:fill="272822"/>
                    <w:spacing w:before="120" w:after="120"/>
                    <w:rPr>
                      <w:rFonts w:ascii="Consolas" w:hAnsi="Consolas" w:cs="Consolas"/>
                      <w:color w:val="F8F8F2"/>
                      <w:sz w:val="10"/>
                      <w:szCs w:val="12"/>
                    </w:rPr>
                  </w:pPr>
                  <w:r w:rsidRPr="007C5F49">
                    <w:rPr>
                      <w:rStyle w:val="token"/>
                      <w:rFonts w:ascii="Consolas" w:eastAsiaTheme="majorEastAsia" w:hAnsi="Consolas" w:cs="Consolas"/>
                      <w:color w:val="F8F8F2"/>
                      <w:sz w:val="18"/>
                    </w:rPr>
                    <w:t>&lt;/</w:t>
                  </w:r>
                  <w:r w:rsidRPr="007C5F49">
                    <w:rPr>
                      <w:rStyle w:val="token"/>
                      <w:rFonts w:ascii="Consolas" w:eastAsiaTheme="majorEastAsia" w:hAnsi="Consolas" w:cs="Consolas"/>
                      <w:color w:val="F92672"/>
                      <w:sz w:val="18"/>
                    </w:rPr>
                    <w:t>style</w:t>
                  </w:r>
                  <w:r w:rsidRPr="007C5F49">
                    <w:rPr>
                      <w:rStyle w:val="token"/>
                      <w:rFonts w:ascii="Consolas" w:eastAsiaTheme="majorEastAsia" w:hAnsi="Consolas" w:cs="Consolas"/>
                      <w:color w:val="F8F8F2"/>
                      <w:sz w:val="18"/>
                    </w:rPr>
                    <w:t>&gt;</w:t>
                  </w:r>
                </w:p>
                <w:p w:rsidR="00823246" w:rsidRPr="007C5F49" w:rsidRDefault="00823246">
                  <w:pPr>
                    <w:rPr>
                      <w:sz w:val="22"/>
                    </w:rPr>
                  </w:pPr>
                </w:p>
              </w:txbxContent>
            </v:textbox>
          </v:shape>
        </w:pict>
      </w:r>
    </w:p>
    <w:p w:rsidR="007C5F49" w:rsidRDefault="007C5F49">
      <w:r>
        <w:br w:type="page"/>
      </w:r>
    </w:p>
    <w:p w:rsidR="007C5F49" w:rsidRDefault="00693354">
      <w:r>
        <w:rPr>
          <w:noProof/>
          <w:lang w:bidi="ar-SA"/>
        </w:rPr>
        <w:lastRenderedPageBreak/>
        <w:pict>
          <v:shape id="_x0000_s1048" type="#_x0000_t202" style="position:absolute;left:0;text-align:left;margin-left:-62.25pt;margin-top:-64.5pt;width:585.75pt;height:777pt;z-index:251671552" stroked="f">
            <v:textbox>
              <w:txbxContent>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CSS Selectors</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firstPara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simple paragraph to demonstrate css selectors</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another simple paragraph to demonstrate css selectors</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div</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yet another simple paragraph inside div to demonstrate css selectors</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div</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Pr="00210114" w:rsidRDefault="00823246" w:rsidP="00210114">
                  <w:pPr>
                    <w:spacing w:after="0" w:line="240" w:lineRule="auto"/>
                    <w:ind w:firstLine="0"/>
                    <w:rPr>
                      <w:ins w:id="0" w:author="Unknown"/>
                      <w:rFonts w:ascii="Times New Roman" w:eastAsia="Times New Roman" w:hAnsi="Times New Roman" w:cs="Times New Roman"/>
                      <w:color w:val="auto"/>
                      <w:vertAlign w:val="baseline"/>
                      <w:lang w:bidi="ar-SA"/>
                    </w:rPr>
                  </w:pPr>
                  <w:ins w:id="1" w:author="Unknown">
                    <w:r w:rsidRPr="00210114">
                      <w:rPr>
                        <w:rFonts w:ascii="Times New Roman" w:eastAsia="Times New Roman" w:hAnsi="Times New Roman" w:cs="Times New Roman"/>
                        <w:color w:val="auto"/>
                        <w:bdr w:val="none" w:sz="0" w:space="0" w:color="auto" w:frame="1"/>
                        <w:vertAlign w:val="baseline"/>
                        <w:lang w:bidi="ar-SA"/>
                      </w:rPr>
                      <w:br/>
                    </w:r>
                  </w:ins>
                </w:p>
                <w:p w:rsidR="00823246" w:rsidRPr="0002014F" w:rsidRDefault="00823246" w:rsidP="00210114">
                  <w:pPr>
                    <w:numPr>
                      <w:ilvl w:val="0"/>
                      <w:numId w:val="15"/>
                    </w:numPr>
                    <w:shd w:val="clear" w:color="auto" w:fill="F8F9FA"/>
                    <w:spacing w:before="100" w:beforeAutospacing="1" w:after="100" w:afterAutospacing="1" w:line="240" w:lineRule="auto"/>
                    <w:rPr>
                      <w:ins w:id="2" w:author="Unknown"/>
                      <w:rFonts w:ascii="Helvetica" w:eastAsia="Times New Roman" w:hAnsi="Helvetica" w:cs="Helvetica"/>
                      <w:b/>
                      <w:color w:val="auto"/>
                      <w:sz w:val="28"/>
                      <w:szCs w:val="28"/>
                      <w:vertAlign w:val="baseline"/>
                      <w:lang w:bidi="ar-SA"/>
                    </w:rPr>
                  </w:pPr>
                  <w:ins w:id="3" w:author="Unknown">
                    <w:r w:rsidRPr="0002014F">
                      <w:rPr>
                        <w:rFonts w:ascii="Helvetica" w:eastAsia="Times New Roman" w:hAnsi="Helvetica" w:cs="Helvetica"/>
                        <w:b/>
                        <w:bCs/>
                        <w:color w:val="auto"/>
                        <w:sz w:val="28"/>
                        <w:szCs w:val="28"/>
                        <w:vertAlign w:val="baseline"/>
                        <w:lang w:bidi="ar-SA"/>
                      </w:rPr>
                      <w:t>Grouping Selector</w:t>
                    </w:r>
                  </w:ins>
                </w:p>
                <w:p w:rsidR="00823246" w:rsidRPr="0002014F" w:rsidRDefault="00823246" w:rsidP="00210114">
                  <w:pPr>
                    <w:shd w:val="clear" w:color="auto" w:fill="F8F9FA"/>
                    <w:spacing w:after="100" w:afterAutospacing="1" w:line="240" w:lineRule="auto"/>
                    <w:ind w:firstLine="0"/>
                    <w:rPr>
                      <w:ins w:id="4" w:author="Unknown"/>
                      <w:rFonts w:ascii="Helvetica" w:eastAsia="Times New Roman" w:hAnsi="Helvetica" w:cs="Helvetica"/>
                      <w:color w:val="auto"/>
                      <w:sz w:val="28"/>
                      <w:szCs w:val="28"/>
                      <w:vertAlign w:val="baseline"/>
                      <w:lang w:bidi="ar-SA"/>
                    </w:rPr>
                  </w:pPr>
                  <w:ins w:id="5" w:author="Unknown">
                    <w:r w:rsidRPr="0002014F">
                      <w:rPr>
                        <w:rFonts w:ascii="Helvetica" w:eastAsia="Times New Roman" w:hAnsi="Helvetica" w:cs="Helvetica"/>
                        <w:color w:val="auto"/>
                        <w:sz w:val="28"/>
                        <w:szCs w:val="28"/>
                        <w:vertAlign w:val="baseline"/>
                        <w:lang w:bidi="ar-SA"/>
                      </w:rPr>
                      <w:t>Grouping Selector is used when we have to make changes in more than one element. Let us understand with an example. Suppose we have two elements </w:t>
                    </w:r>
                    <w:r w:rsidRPr="0002014F">
                      <w:rPr>
                        <w:rFonts w:ascii="Helvetica" w:eastAsia="Times New Roman" w:hAnsi="Helvetica" w:cs="Helvetica"/>
                        <w:i/>
                        <w:iCs/>
                        <w:color w:val="auto"/>
                        <w:sz w:val="28"/>
                        <w:vertAlign w:val="baseline"/>
                        <w:lang w:bidi="ar-SA"/>
                      </w:rPr>
                      <w:t>footer </w:t>
                    </w:r>
                    <w:r w:rsidRPr="0002014F">
                      <w:rPr>
                        <w:rFonts w:ascii="Helvetica" w:eastAsia="Times New Roman" w:hAnsi="Helvetica" w:cs="Helvetica"/>
                        <w:color w:val="auto"/>
                        <w:sz w:val="28"/>
                        <w:szCs w:val="28"/>
                        <w:vertAlign w:val="baseline"/>
                        <w:lang w:bidi="ar-SA"/>
                      </w:rPr>
                      <w:t>and</w:t>
                    </w:r>
                    <w:r w:rsidRPr="0002014F">
                      <w:rPr>
                        <w:rFonts w:ascii="Helvetica" w:eastAsia="Times New Roman" w:hAnsi="Helvetica" w:cs="Helvetica"/>
                        <w:i/>
                        <w:iCs/>
                        <w:color w:val="auto"/>
                        <w:sz w:val="28"/>
                        <w:vertAlign w:val="baseline"/>
                        <w:lang w:bidi="ar-SA"/>
                      </w:rPr>
                      <w:t> span </w:t>
                    </w:r>
                    <w:r w:rsidRPr="0002014F">
                      <w:rPr>
                        <w:rFonts w:ascii="Helvetica" w:eastAsia="Times New Roman" w:hAnsi="Helvetica" w:cs="Helvetica"/>
                        <w:color w:val="auto"/>
                        <w:sz w:val="28"/>
                        <w:szCs w:val="28"/>
                        <w:vertAlign w:val="baseline"/>
                        <w:lang w:bidi="ar-SA"/>
                      </w:rPr>
                      <w:t>and we want the same changes in both the elements. Then we can do the following-</w:t>
                    </w:r>
                  </w:ins>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footer, span{</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Background-color: pink;</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210114">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CSS Selectors</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simple paragraph to demonstrate css selectors</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another simple paragraph to demonstrate css selectors</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div</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yet another simple paragraph inside div to demonstrate css selectors</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span</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span</w:t>
                  </w:r>
                  <w:r>
                    <w:rPr>
                      <w:rStyle w:val="token"/>
                      <w:rFonts w:ascii="Consolas" w:eastAsiaTheme="majorEastAsia" w:hAnsi="Consolas" w:cs="Consolas"/>
                      <w:color w:val="F8F8F2"/>
                    </w:rPr>
                    <w:t>&lt;/</w:t>
                  </w:r>
                  <w:r>
                    <w:rPr>
                      <w:rStyle w:val="token"/>
                      <w:rFonts w:ascii="Consolas" w:eastAsiaTheme="majorEastAsia" w:hAnsi="Consolas" w:cs="Consolas"/>
                      <w:color w:val="F92672"/>
                    </w:rPr>
                    <w:t>span</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div</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footer</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footer</w:t>
                  </w:r>
                  <w:r>
                    <w:rPr>
                      <w:rStyle w:val="token"/>
                      <w:rFonts w:ascii="Consolas" w:eastAsiaTheme="majorEastAsia" w:hAnsi="Consolas" w:cs="Consolas"/>
                      <w:color w:val="F8F8F2"/>
                    </w:rPr>
                    <w:t>&lt;/</w:t>
                  </w:r>
                  <w:r>
                    <w:rPr>
                      <w:rStyle w:val="token"/>
                      <w:rFonts w:ascii="Consolas" w:eastAsiaTheme="majorEastAsia" w:hAnsi="Consolas" w:cs="Consolas"/>
                      <w:color w:val="F92672"/>
                    </w:rPr>
                    <w:t>footer</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Pr="00210114" w:rsidRDefault="00823246" w:rsidP="00210114">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210114">
                    <w:rPr>
                      <w:rFonts w:ascii="Helvetica" w:eastAsia="Times New Roman" w:hAnsi="Helvetica" w:cs="Helvetica"/>
                      <w:color w:val="212529"/>
                      <w:sz w:val="28"/>
                      <w:szCs w:val="28"/>
                      <w:vertAlign w:val="baseline"/>
                      <w:lang w:bidi="ar-SA"/>
                    </w:rPr>
                    <w:t>So, I believe, you must have understood the basic concepts of CSS Selectors. Till now, you must keep two points in your mind-</w:t>
                  </w:r>
                </w:p>
                <w:p w:rsidR="00823246" w:rsidRPr="00210114" w:rsidRDefault="00823246" w:rsidP="00210114">
                  <w:pPr>
                    <w:numPr>
                      <w:ilvl w:val="0"/>
                      <w:numId w:val="16"/>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210114">
                    <w:rPr>
                      <w:rFonts w:ascii="Helvetica" w:eastAsia="Times New Roman" w:hAnsi="Helvetica" w:cs="Helvetica"/>
                      <w:color w:val="212529"/>
                      <w:sz w:val="28"/>
                      <w:szCs w:val="28"/>
                      <w:vertAlign w:val="baseline"/>
                      <w:lang w:bidi="ar-SA"/>
                    </w:rPr>
                    <w:t>There are three ways of writing CSS- Inline, Internal, and External.</w:t>
                  </w:r>
                </w:p>
                <w:p w:rsidR="00823246" w:rsidRPr="00210114" w:rsidRDefault="00823246" w:rsidP="00210114">
                  <w:pPr>
                    <w:numPr>
                      <w:ilvl w:val="0"/>
                      <w:numId w:val="16"/>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210114">
                    <w:rPr>
                      <w:rFonts w:ascii="Helvetica" w:eastAsia="Times New Roman" w:hAnsi="Helvetica" w:cs="Helvetica"/>
                      <w:color w:val="212529"/>
                      <w:sz w:val="28"/>
                      <w:szCs w:val="28"/>
                      <w:vertAlign w:val="baseline"/>
                      <w:lang w:bidi="ar-SA"/>
                    </w:rPr>
                    <w:t>How to do the basic selections of CSS selectors.</w:t>
                  </w:r>
                </w:p>
                <w:p w:rsidR="00823246" w:rsidRDefault="00823246"/>
              </w:txbxContent>
            </v:textbox>
          </v:shape>
        </w:pict>
      </w:r>
    </w:p>
    <w:p w:rsidR="007C5F49" w:rsidRDefault="007C5F49">
      <w:r>
        <w:br w:type="page"/>
      </w:r>
    </w:p>
    <w:p w:rsidR="007C5F49" w:rsidRDefault="00693354">
      <w:r>
        <w:rPr>
          <w:noProof/>
          <w:lang w:bidi="ar-SA"/>
        </w:rPr>
        <w:lastRenderedPageBreak/>
        <w:pict>
          <v:shape id="_x0000_s1050" type="#_x0000_t202" style="position:absolute;left:0;text-align:left;margin-left:-60pt;margin-top:-66.75pt;width:583.5pt;height:780pt;z-index:251672576" stroked="f">
            <v:textbox>
              <w:txbxContent>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8292A2"/>
                      <w:sz w:val="18"/>
                    </w:rPr>
                    <w:t>DOCTYPE html</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 xml:space="preserve">html </w:t>
                  </w:r>
                  <w:r w:rsidRPr="00210114">
                    <w:rPr>
                      <w:rStyle w:val="token"/>
                      <w:rFonts w:ascii="Consolas" w:eastAsiaTheme="majorEastAsia" w:hAnsi="Consolas" w:cs="Consolas"/>
                      <w:color w:val="A6E22E"/>
                      <w:sz w:val="18"/>
                    </w:rPr>
                    <w:t>lang</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E6DB74"/>
                      <w:sz w:val="18"/>
                    </w:rPr>
                    <w:t>en</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head</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 xml:space="preserve">meta </w:t>
                  </w:r>
                  <w:r w:rsidRPr="00210114">
                    <w:rPr>
                      <w:rStyle w:val="token"/>
                      <w:rFonts w:ascii="Consolas" w:eastAsiaTheme="majorEastAsia" w:hAnsi="Consolas" w:cs="Consolas"/>
                      <w:color w:val="A6E22E"/>
                      <w:sz w:val="18"/>
                    </w:rPr>
                    <w:t>charset</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E6DB74"/>
                      <w:sz w:val="18"/>
                    </w:rPr>
                    <w:t>UTF-8</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 xml:space="preserve">meta </w:t>
                  </w:r>
                  <w:r w:rsidRPr="00210114">
                    <w:rPr>
                      <w:rStyle w:val="token"/>
                      <w:rFonts w:ascii="Consolas" w:eastAsiaTheme="majorEastAsia" w:hAnsi="Consolas" w:cs="Consolas"/>
                      <w:color w:val="A6E22E"/>
                      <w:sz w:val="18"/>
                    </w:rPr>
                    <w:t>name</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E6DB74"/>
                      <w:sz w:val="18"/>
                    </w:rPr>
                    <w:t>viewport</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F92672"/>
                      <w:sz w:val="18"/>
                    </w:rPr>
                    <w:t xml:space="preserve"> </w:t>
                  </w:r>
                  <w:r w:rsidRPr="00210114">
                    <w:rPr>
                      <w:rStyle w:val="token"/>
                      <w:rFonts w:ascii="Consolas" w:eastAsiaTheme="majorEastAsia" w:hAnsi="Consolas" w:cs="Consolas"/>
                      <w:color w:val="A6E22E"/>
                      <w:sz w:val="18"/>
                    </w:rPr>
                    <w:t>content</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E6DB74"/>
                      <w:sz w:val="18"/>
                    </w:rPr>
                    <w:t>width=device-width, initial-scale=1.0</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 xml:space="preserve">meta </w:t>
                  </w:r>
                  <w:r w:rsidRPr="00210114">
                    <w:rPr>
                      <w:rStyle w:val="token"/>
                      <w:rFonts w:ascii="Consolas" w:eastAsiaTheme="majorEastAsia" w:hAnsi="Consolas" w:cs="Consolas"/>
                      <w:color w:val="A6E22E"/>
                      <w:sz w:val="18"/>
                    </w:rPr>
                    <w:t>http-equiv</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E6DB74"/>
                      <w:sz w:val="18"/>
                    </w:rPr>
                    <w:t>X-UA-Compatible</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F92672"/>
                      <w:sz w:val="18"/>
                    </w:rPr>
                    <w:t xml:space="preserve"> </w:t>
                  </w:r>
                  <w:r w:rsidRPr="00210114">
                    <w:rPr>
                      <w:rStyle w:val="token"/>
                      <w:rFonts w:ascii="Consolas" w:eastAsiaTheme="majorEastAsia" w:hAnsi="Consolas" w:cs="Consolas"/>
                      <w:color w:val="A6E22E"/>
                      <w:sz w:val="18"/>
                    </w:rPr>
                    <w:t>content</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E6DB74"/>
                      <w:sz w:val="18"/>
                    </w:rPr>
                    <w:t>ie=edge</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title</w:t>
                  </w:r>
                  <w:r w:rsidRPr="00210114">
                    <w:rPr>
                      <w:rStyle w:val="token"/>
                      <w:rFonts w:ascii="Consolas" w:eastAsiaTheme="majorEastAsia" w:hAnsi="Consolas" w:cs="Consolas"/>
                      <w:color w:val="F8F8F2"/>
                      <w:sz w:val="18"/>
                    </w:rPr>
                    <w:t>&gt;</w:t>
                  </w:r>
                  <w:r w:rsidRPr="00210114">
                    <w:rPr>
                      <w:rStyle w:val="HTMLCode"/>
                      <w:rFonts w:ascii="Consolas" w:eastAsiaTheme="majorEastAsia" w:hAnsi="Consolas" w:cs="Consolas"/>
                      <w:color w:val="F8F8F2"/>
                      <w:sz w:val="22"/>
                      <w:szCs w:val="24"/>
                    </w:rPr>
                    <w:t>CSS Selectors</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title</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style</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 Element selector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p{</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border: 2px solid red;</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 Id selector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#firstPara{</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color: green;</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 Class selector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.bgBlue{</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color: yellow;</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background-color: blue;</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Grouping selector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footer, span{</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background-color: pink;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style</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head</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body</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h3</w:t>
                  </w:r>
                  <w:r w:rsidRPr="00210114">
                    <w:rPr>
                      <w:rStyle w:val="token"/>
                      <w:rFonts w:ascii="Consolas" w:eastAsiaTheme="majorEastAsia" w:hAnsi="Consolas" w:cs="Consolas"/>
                      <w:color w:val="F8F8F2"/>
                      <w:sz w:val="18"/>
                    </w:rPr>
                    <w:t>&gt;</w:t>
                  </w:r>
                  <w:r w:rsidRPr="00210114">
                    <w:rPr>
                      <w:rStyle w:val="HTMLCode"/>
                      <w:rFonts w:ascii="Consolas" w:eastAsiaTheme="majorEastAsia" w:hAnsi="Consolas" w:cs="Consolas"/>
                      <w:color w:val="F8F8F2"/>
                      <w:sz w:val="22"/>
                      <w:szCs w:val="24"/>
                    </w:rPr>
                    <w:t>CSS Selectors</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h3</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 xml:space="preserve">p </w:t>
                  </w:r>
                  <w:r w:rsidRPr="00210114">
                    <w:rPr>
                      <w:rStyle w:val="token"/>
                      <w:rFonts w:ascii="Consolas" w:eastAsiaTheme="majorEastAsia" w:hAnsi="Consolas" w:cs="Consolas"/>
                      <w:color w:val="A6E22E"/>
                      <w:sz w:val="18"/>
                    </w:rPr>
                    <w:t>id</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E6DB74"/>
                      <w:sz w:val="18"/>
                    </w:rPr>
                    <w:t>firstPara</w:t>
                  </w:r>
                  <w:r w:rsidRPr="00210114">
                    <w:rPr>
                      <w:rStyle w:val="token"/>
                      <w:rFonts w:ascii="Consolas" w:eastAsiaTheme="majorEastAsia" w:hAnsi="Consolas" w:cs="Consolas"/>
                      <w:color w:val="F8F8F2"/>
                      <w:sz w:val="18"/>
                    </w:rPr>
                    <w:t>"&gt;</w:t>
                  </w:r>
                  <w:r w:rsidRPr="00210114">
                    <w:rPr>
                      <w:rStyle w:val="HTMLCode"/>
                      <w:rFonts w:ascii="Consolas" w:eastAsiaTheme="majorEastAsia" w:hAnsi="Consolas" w:cs="Consolas"/>
                      <w:color w:val="F8F8F2"/>
                      <w:sz w:val="22"/>
                      <w:szCs w:val="24"/>
                    </w:rPr>
                    <w:t>This is a simple paragraph to demonstrate css selectors</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p</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 xml:space="preserve">p </w:t>
                  </w:r>
                  <w:r w:rsidRPr="00210114">
                    <w:rPr>
                      <w:rStyle w:val="token"/>
                      <w:rFonts w:ascii="Consolas" w:eastAsiaTheme="majorEastAsia" w:hAnsi="Consolas" w:cs="Consolas"/>
                      <w:color w:val="A6E22E"/>
                      <w:sz w:val="18"/>
                    </w:rPr>
                    <w:t>id</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E6DB74"/>
                      <w:sz w:val="18"/>
                    </w:rPr>
                    <w:t>secondPara</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F92672"/>
                      <w:sz w:val="18"/>
                    </w:rPr>
                    <w:t xml:space="preserve"> </w:t>
                  </w:r>
                  <w:r w:rsidRPr="00210114">
                    <w:rPr>
                      <w:rStyle w:val="token"/>
                      <w:rFonts w:ascii="Consolas" w:eastAsiaTheme="majorEastAsia" w:hAnsi="Consolas" w:cs="Consolas"/>
                      <w:color w:val="A6E22E"/>
                      <w:sz w:val="18"/>
                    </w:rPr>
                    <w:t>class</w:t>
                  </w:r>
                  <w:r w:rsidRPr="00210114">
                    <w:rPr>
                      <w:rStyle w:val="token"/>
                      <w:rFonts w:ascii="Consolas" w:eastAsiaTheme="majorEastAsia" w:hAnsi="Consolas" w:cs="Consolas"/>
                      <w:color w:val="F8F8F2"/>
                      <w:sz w:val="18"/>
                    </w:rPr>
                    <w:t>="</w:t>
                  </w:r>
                  <w:r w:rsidRPr="00210114">
                    <w:rPr>
                      <w:rStyle w:val="token"/>
                      <w:rFonts w:ascii="Consolas" w:eastAsiaTheme="majorEastAsia" w:hAnsi="Consolas" w:cs="Consolas"/>
                      <w:color w:val="E6DB74"/>
                      <w:sz w:val="18"/>
                    </w:rPr>
                    <w:t>redElement bgBlue</w:t>
                  </w:r>
                  <w:r w:rsidRPr="00210114">
                    <w:rPr>
                      <w:rStyle w:val="token"/>
                      <w:rFonts w:ascii="Consolas" w:eastAsiaTheme="majorEastAsia" w:hAnsi="Consolas" w:cs="Consolas"/>
                      <w:color w:val="F8F8F2"/>
                      <w:sz w:val="18"/>
                    </w:rPr>
                    <w:t>"&gt;</w:t>
                  </w:r>
                  <w:r w:rsidRPr="00210114">
                    <w:rPr>
                      <w:rStyle w:val="HTMLCode"/>
                      <w:rFonts w:ascii="Consolas" w:eastAsiaTheme="majorEastAsia" w:hAnsi="Consolas" w:cs="Consolas"/>
                      <w:color w:val="F8F8F2"/>
                      <w:sz w:val="22"/>
                      <w:szCs w:val="24"/>
                    </w:rPr>
                    <w:t>This is a another simple paragraph to demonstrate css selectors</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p</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div</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p</w:t>
                  </w:r>
                  <w:r w:rsidRPr="00210114">
                    <w:rPr>
                      <w:rStyle w:val="token"/>
                      <w:rFonts w:ascii="Consolas" w:eastAsiaTheme="majorEastAsia" w:hAnsi="Consolas" w:cs="Consolas"/>
                      <w:color w:val="F8F8F2"/>
                      <w:sz w:val="18"/>
                    </w:rPr>
                    <w:t>&gt;</w:t>
                  </w:r>
                  <w:r w:rsidRPr="00210114">
                    <w:rPr>
                      <w:rStyle w:val="HTMLCode"/>
                      <w:rFonts w:ascii="Consolas" w:eastAsiaTheme="majorEastAsia" w:hAnsi="Consolas" w:cs="Consolas"/>
                      <w:color w:val="F8F8F2"/>
                      <w:sz w:val="22"/>
                      <w:szCs w:val="24"/>
                    </w:rPr>
                    <w:t>This is yet another simple paragraph inside div to demonstrate css selectors</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p</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span</w:t>
                  </w:r>
                  <w:r w:rsidRPr="00210114">
                    <w:rPr>
                      <w:rStyle w:val="token"/>
                      <w:rFonts w:ascii="Consolas" w:eastAsiaTheme="majorEastAsia" w:hAnsi="Consolas" w:cs="Consolas"/>
                      <w:color w:val="F8F8F2"/>
                      <w:sz w:val="18"/>
                    </w:rPr>
                    <w:t>&gt;</w:t>
                  </w:r>
                  <w:r w:rsidRPr="00210114">
                    <w:rPr>
                      <w:rStyle w:val="HTMLCode"/>
                      <w:rFonts w:ascii="Consolas" w:eastAsiaTheme="majorEastAsia" w:hAnsi="Consolas" w:cs="Consolas"/>
                      <w:color w:val="F8F8F2"/>
                      <w:sz w:val="22"/>
                      <w:szCs w:val="24"/>
                    </w:rPr>
                    <w:t>this is span</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span</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div</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HTMLCode"/>
                      <w:rFonts w:ascii="Consolas" w:eastAsiaTheme="majorEastAsia" w:hAnsi="Consolas" w:cs="Consolas"/>
                      <w:color w:val="F8F8F2"/>
                      <w:sz w:val="22"/>
                      <w:szCs w:val="24"/>
                    </w:rPr>
                    <w:t xml:space="preserve">    </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footer</w:t>
                  </w:r>
                  <w:r w:rsidRPr="00210114">
                    <w:rPr>
                      <w:rStyle w:val="token"/>
                      <w:rFonts w:ascii="Consolas" w:eastAsiaTheme="majorEastAsia" w:hAnsi="Consolas" w:cs="Consolas"/>
                      <w:color w:val="F8F8F2"/>
                      <w:sz w:val="18"/>
                    </w:rPr>
                    <w:t>&gt;</w:t>
                  </w:r>
                  <w:r w:rsidRPr="00210114">
                    <w:rPr>
                      <w:rStyle w:val="HTMLCode"/>
                      <w:rFonts w:ascii="Consolas" w:eastAsiaTheme="majorEastAsia" w:hAnsi="Consolas" w:cs="Consolas"/>
                      <w:color w:val="F8F8F2"/>
                      <w:sz w:val="22"/>
                      <w:szCs w:val="24"/>
                    </w:rPr>
                    <w:t>This is footer</w:t>
                  </w: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footer</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Style w:val="HTMLCode"/>
                      <w:rFonts w:ascii="Consolas" w:eastAsiaTheme="majorEastAsia" w:hAnsi="Consolas" w:cs="Consolas"/>
                      <w:color w:val="F8F8F2"/>
                      <w:sz w:val="22"/>
                      <w:szCs w:val="24"/>
                    </w:rPr>
                  </w:pP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body</w:t>
                  </w:r>
                  <w:r w:rsidRPr="00210114">
                    <w:rPr>
                      <w:rStyle w:val="token"/>
                      <w:rFonts w:ascii="Consolas" w:eastAsiaTheme="majorEastAsia" w:hAnsi="Consolas" w:cs="Consolas"/>
                      <w:color w:val="F8F8F2"/>
                      <w:sz w:val="18"/>
                    </w:rPr>
                    <w:t>&gt;</w:t>
                  </w:r>
                </w:p>
                <w:p w:rsidR="00823246" w:rsidRPr="00210114" w:rsidRDefault="00823246" w:rsidP="00210114">
                  <w:pPr>
                    <w:pStyle w:val="HTMLPreformatted"/>
                    <w:shd w:val="clear" w:color="auto" w:fill="272822"/>
                    <w:spacing w:before="120" w:after="120"/>
                    <w:rPr>
                      <w:rFonts w:ascii="Consolas" w:hAnsi="Consolas" w:cs="Consolas"/>
                      <w:color w:val="F8F8F2"/>
                      <w:sz w:val="10"/>
                      <w:szCs w:val="12"/>
                    </w:rPr>
                  </w:pPr>
                  <w:r w:rsidRPr="00210114">
                    <w:rPr>
                      <w:rStyle w:val="token"/>
                      <w:rFonts w:ascii="Consolas" w:eastAsiaTheme="majorEastAsia" w:hAnsi="Consolas" w:cs="Consolas"/>
                      <w:color w:val="F8F8F2"/>
                      <w:sz w:val="18"/>
                    </w:rPr>
                    <w:t>&lt;/</w:t>
                  </w:r>
                  <w:r w:rsidRPr="00210114">
                    <w:rPr>
                      <w:rStyle w:val="token"/>
                      <w:rFonts w:ascii="Consolas" w:eastAsiaTheme="majorEastAsia" w:hAnsi="Consolas" w:cs="Consolas"/>
                      <w:color w:val="F92672"/>
                      <w:sz w:val="18"/>
                    </w:rPr>
                    <w:t>html</w:t>
                  </w:r>
                  <w:r w:rsidRPr="00210114">
                    <w:rPr>
                      <w:rStyle w:val="token"/>
                      <w:rFonts w:ascii="Consolas" w:eastAsiaTheme="majorEastAsia" w:hAnsi="Consolas" w:cs="Consolas"/>
                      <w:color w:val="F8F8F2"/>
                      <w:sz w:val="18"/>
                    </w:rPr>
                    <w:t>&gt;</w:t>
                  </w:r>
                </w:p>
                <w:p w:rsidR="00823246" w:rsidRPr="00210114" w:rsidRDefault="00823246">
                  <w:pPr>
                    <w:rPr>
                      <w:sz w:val="22"/>
                    </w:rPr>
                  </w:pPr>
                </w:p>
              </w:txbxContent>
            </v:textbox>
          </v:shape>
        </w:pict>
      </w:r>
    </w:p>
    <w:p w:rsidR="007C5F49" w:rsidRDefault="007C5F49">
      <w:r>
        <w:br w:type="page"/>
      </w:r>
    </w:p>
    <w:p w:rsidR="00210114" w:rsidRDefault="00693354">
      <w:r>
        <w:rPr>
          <w:noProof/>
          <w:lang w:bidi="ar-SA"/>
        </w:rPr>
        <w:lastRenderedPageBreak/>
        <w:pict>
          <v:shape id="_x0000_s1051" type="#_x0000_t202" style="position:absolute;left:0;text-align:left;margin-left:-64.5pt;margin-top:-64.5pt;width:591.75pt;height:769.5pt;z-index:251673600" stroked="f">
            <v:textbox>
              <w:txbxContent>
                <w:p w:rsidR="00823246" w:rsidRPr="00210114" w:rsidRDefault="00823246" w:rsidP="00210114">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210114">
                    <w:rPr>
                      <w:rFonts w:ascii="Helvetica" w:eastAsia="Times New Roman" w:hAnsi="Helvetica" w:cs="Helvetica"/>
                      <w:color w:val="212529"/>
                      <w:sz w:val="28"/>
                      <w:szCs w:val="28"/>
                      <w:vertAlign w:val="baseline"/>
                      <w:lang w:bidi="ar-SA"/>
                    </w:rPr>
                    <w:t>Till now in this web development series tutorial, we have seen a lot of things. Here we are going to use the developer tools provide by chrome. As a beginner, I would highly recommend using a Chrome browser above all if there is not any specific reason.</w:t>
                  </w:r>
                </w:p>
                <w:p w:rsidR="00823246" w:rsidRPr="00210114" w:rsidRDefault="00823246" w:rsidP="00210114">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210114">
                    <w:rPr>
                      <w:rFonts w:ascii="Helvetica" w:eastAsia="Times New Roman" w:hAnsi="Helvetica" w:cs="Helvetica"/>
                      <w:color w:val="212529"/>
                      <w:sz w:val="28"/>
                      <w:szCs w:val="28"/>
                      <w:vertAlign w:val="baseline"/>
                      <w:lang w:bidi="ar-SA"/>
                    </w:rPr>
                    <w:t>Start by making a new file named  and add the boilerplate. Give the title as </w:t>
                  </w:r>
                  <w:r w:rsidRPr="00210114">
                    <w:rPr>
                      <w:rFonts w:ascii="Helvetica" w:eastAsia="Times New Roman" w:hAnsi="Helvetica" w:cs="Helvetica"/>
                      <w:i/>
                      <w:iCs/>
                      <w:color w:val="212529"/>
                      <w:sz w:val="28"/>
                      <w:vertAlign w:val="baseline"/>
                      <w:lang w:bidi="ar-SA"/>
                    </w:rPr>
                    <w:t>Developer Tools</w:t>
                  </w:r>
                  <w:r w:rsidRPr="00210114">
                    <w:rPr>
                      <w:rFonts w:ascii="Helvetica" w:eastAsia="Times New Roman" w:hAnsi="Helvetica" w:cs="Helvetica"/>
                      <w:color w:val="212529"/>
                      <w:sz w:val="28"/>
                      <w:szCs w:val="28"/>
                      <w:vertAlign w:val="baseline"/>
                      <w:lang w:bidi="ar-SA"/>
                    </w:rPr>
                    <w:t> in the &lt;title&gt; tag. Let us start by writing the simple code-</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p{</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color: purple;</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font-style: italic;</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background-color: rosybrown;</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.bgPrimary{</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background-color: #82c2ff;</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head</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h4 </w:t>
                  </w:r>
                  <w:r>
                    <w:rPr>
                      <w:rStyle w:val="token"/>
                      <w:rFonts w:ascii="Consolas" w:eastAsiaTheme="majorEastAsia" w:hAnsi="Consolas" w:cs="Consolas"/>
                      <w:color w:val="A6E22E"/>
                    </w:rPr>
                    <w:t>class</w:t>
                  </w:r>
                  <w:r>
                    <w:rPr>
                      <w:rStyle w:val="token"/>
                      <w:rFonts w:ascii="Consolas" w:eastAsiaTheme="majorEastAsia" w:hAnsi="Consolas" w:cs="Consolas"/>
                      <w:color w:val="F8F8F2"/>
                    </w:rPr>
                    <w:t>="</w:t>
                  </w:r>
                  <w:r>
                    <w:rPr>
                      <w:rStyle w:val="token"/>
                      <w:rFonts w:ascii="Consolas" w:eastAsiaTheme="majorEastAsia" w:hAnsi="Consolas" w:cs="Consolas"/>
                      <w:color w:val="E6DB74"/>
                    </w:rPr>
                    <w:t>bgPrimary</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Developer tools tutorial</w:t>
                  </w:r>
                  <w:r>
                    <w:rPr>
                      <w:rStyle w:val="token"/>
                      <w:rFonts w:ascii="Consolas" w:eastAsiaTheme="majorEastAsia" w:hAnsi="Consolas" w:cs="Consolas"/>
                      <w:color w:val="F8F8F2"/>
                    </w:rPr>
                    <w:t>&lt;/</w:t>
                  </w:r>
                  <w:r>
                    <w:rPr>
                      <w:rStyle w:val="token"/>
                      <w:rFonts w:ascii="Consolas" w:eastAsiaTheme="majorEastAsia" w:hAnsi="Consolas" w:cs="Consolas"/>
                      <w:color w:val="F92672"/>
                    </w:rPr>
                    <w:t>h4</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tutorial for Chrome developer tools</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10114">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10114">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 w:rsidRPr="00210114">
                    <w:rPr>
                      <w:rFonts w:ascii="Helvetica" w:hAnsi="Helvetica" w:cs="Helvetica"/>
                      <w:color w:val="212529"/>
                      <w:szCs w:val="28"/>
                      <w:shd w:val="clear" w:color="auto" w:fill="F8F9FA"/>
                    </w:rPr>
                    <w:t>After running your code, if you will right-click anywhere in the browser then you will see an </w:t>
                  </w:r>
                  <w:r w:rsidRPr="00210114">
                    <w:rPr>
                      <w:rFonts w:ascii="Helvetica" w:hAnsi="Helvetica" w:cs="Helvetica"/>
                      <w:b/>
                      <w:bCs/>
                      <w:color w:val="212529"/>
                    </w:rPr>
                    <w:t>inspect element</w:t>
                  </w:r>
                  <w:r w:rsidRPr="00210114">
                    <w:rPr>
                      <w:rFonts w:ascii="Helvetica" w:hAnsi="Helvetica" w:cs="Helvetica"/>
                      <w:color w:val="212529"/>
                      <w:szCs w:val="28"/>
                      <w:shd w:val="clear" w:color="auto" w:fill="F8F9FA"/>
                    </w:rPr>
                    <w:t> </w:t>
                  </w:r>
                  <w:r w:rsidRPr="00210114">
                    <w:rPr>
                      <w:rFonts w:ascii="Helvetica" w:hAnsi="Helvetica" w:cs="Helvetica"/>
                      <w:b/>
                      <w:bCs/>
                      <w:color w:val="212529"/>
                    </w:rPr>
                    <w:t>option.</w:t>
                  </w:r>
                  <w:r w:rsidRPr="00210114">
                    <w:rPr>
                      <w:rFonts w:ascii="Helvetica" w:hAnsi="Helvetica" w:cs="Helvetica"/>
                      <w:color w:val="212529"/>
                      <w:szCs w:val="28"/>
                      <w:shd w:val="clear" w:color="auto" w:fill="F8F9FA"/>
                    </w:rPr>
                    <w:t xml:space="preserve"> By clicking on it you will be able to see the original code. From here you can make some changes in the webpage and can observe it. However, it does not change the original code on your server. Developer Tools are used to make any changes into your code and see the instant effect on your web page. This </w:t>
                  </w:r>
                  <w:r w:rsidRPr="00210114">
                    <w:rPr>
                      <w:rFonts w:ascii="Helvetica" w:hAnsi="Helvetica" w:cs="Helvetica"/>
                      <w:color w:val="212529"/>
                      <w:sz w:val="28"/>
                      <w:szCs w:val="28"/>
                      <w:shd w:val="clear" w:color="auto" w:fill="F8F9FA"/>
                    </w:rPr>
                    <w:t>change is not a permanent.</w:t>
                  </w:r>
                </w:p>
              </w:txbxContent>
            </v:textbox>
          </v:shape>
        </w:pict>
      </w:r>
    </w:p>
    <w:p w:rsidR="00210114" w:rsidRDefault="00210114">
      <w:r>
        <w:br w:type="page"/>
      </w:r>
    </w:p>
    <w:p w:rsidR="00210114" w:rsidRDefault="00693354">
      <w:r>
        <w:rPr>
          <w:noProof/>
          <w:lang w:bidi="ar-SA"/>
        </w:rPr>
        <w:lastRenderedPageBreak/>
        <w:pict>
          <v:shape id="_x0000_s1052" type="#_x0000_t202" style="position:absolute;left:0;text-align:left;margin-left:-66pt;margin-top:-63pt;width:589.5pt;height:762.75pt;z-index:251674624" stroked="f">
            <v:textbox>
              <w:txbxContent>
                <w:p w:rsidR="00823246" w:rsidRPr="00886378" w:rsidRDefault="00823246" w:rsidP="00210114">
                  <w:pPr>
                    <w:shd w:val="clear" w:color="auto" w:fill="F8F9FA"/>
                    <w:spacing w:after="100" w:afterAutospacing="1" w:line="240" w:lineRule="auto"/>
                    <w:ind w:firstLine="0"/>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color w:val="212529"/>
                      <w:sz w:val="20"/>
                      <w:szCs w:val="28"/>
                      <w:vertAlign w:val="baseline"/>
                      <w:lang w:bidi="ar-SA"/>
                    </w:rPr>
                    <w:t>But if you like any change made in the developer tools, you can do the same in original file in VS code and refresh the page. That particular change will now reflect back permanently. </w:t>
                  </w:r>
                  <w:r w:rsidRPr="00886378">
                    <w:rPr>
                      <w:rFonts w:ascii="Helvetica" w:eastAsia="Times New Roman" w:hAnsi="Helvetica" w:cs="Helvetica"/>
                      <w:b/>
                      <w:bCs/>
                      <w:color w:val="212529"/>
                      <w:sz w:val="20"/>
                      <w:szCs w:val="28"/>
                      <w:vertAlign w:val="baseline"/>
                      <w:lang w:bidi="ar-SA"/>
                    </w:rPr>
                    <w:t>Inspect Element </w:t>
                  </w:r>
                  <w:r w:rsidRPr="00886378">
                    <w:rPr>
                      <w:rFonts w:ascii="Helvetica" w:eastAsia="Times New Roman" w:hAnsi="Helvetica" w:cs="Helvetica"/>
                      <w:color w:val="212529"/>
                      <w:sz w:val="20"/>
                      <w:szCs w:val="28"/>
                      <w:vertAlign w:val="baseline"/>
                      <w:lang w:bidi="ar-SA"/>
                    </w:rPr>
                    <w:t>allows us to make and view the changes in any of the websites present all over the world</w:t>
                  </w:r>
                </w:p>
                <w:p w:rsidR="00823246" w:rsidRPr="00886378" w:rsidRDefault="00823246" w:rsidP="00210114">
                  <w:pPr>
                    <w:shd w:val="clear" w:color="auto" w:fill="F8F9FA"/>
                    <w:spacing w:after="100" w:afterAutospacing="1" w:line="240" w:lineRule="auto"/>
                    <w:ind w:firstLine="0"/>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color w:val="212529"/>
                      <w:sz w:val="20"/>
                      <w:szCs w:val="28"/>
                      <w:vertAlign w:val="baseline"/>
                      <w:lang w:bidi="ar-SA"/>
                    </w:rPr>
                    <w:t>I have explained that how these changes are only reflecting on your local server. When you will reload that page again, all the things will set back to their default set up. In this way, you can use the developer tools of chrome. </w:t>
                  </w:r>
                </w:p>
                <w:p w:rsidR="00823246" w:rsidRPr="00886378" w:rsidRDefault="00823246" w:rsidP="00210114">
                  <w:pPr>
                    <w:shd w:val="clear" w:color="auto" w:fill="F8F9FA"/>
                    <w:spacing w:after="100" w:afterAutospacing="1" w:line="240" w:lineRule="auto"/>
                    <w:ind w:firstLine="0"/>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b/>
                      <w:bCs/>
                      <w:color w:val="212529"/>
                      <w:sz w:val="20"/>
                      <w:szCs w:val="28"/>
                      <w:vertAlign w:val="baseline"/>
                      <w:lang w:bidi="ar-SA"/>
                    </w:rPr>
                    <w:t>User Agent Stylesheet</w:t>
                  </w:r>
                </w:p>
                <w:p w:rsidR="00823246" w:rsidRPr="00886378" w:rsidRDefault="00823246" w:rsidP="00210114">
                  <w:pPr>
                    <w:shd w:val="clear" w:color="auto" w:fill="F8F9FA"/>
                    <w:spacing w:after="100" w:afterAutospacing="1" w:line="240" w:lineRule="auto"/>
                    <w:ind w:firstLine="0"/>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color w:val="212529"/>
                      <w:sz w:val="20"/>
                      <w:szCs w:val="28"/>
                      <w:vertAlign w:val="baseline"/>
                      <w:lang w:bidi="ar-SA"/>
                    </w:rPr>
                    <w:t>By default, chrome sets some property for some elements and store some default values in it. So the browser by default styles some element according to it and that styling is particularly known as user's agent style sheet. Basically it is showing the default value of browser that previously what changes were there and what changes you have made now on your page. There is also a console section where you can write JavaScript code. Sources section contains all the source codes that you have written. The most important thing in this tutorial was </w:t>
                  </w:r>
                  <w:r w:rsidRPr="00886378">
                    <w:rPr>
                      <w:rFonts w:ascii="Helvetica" w:eastAsia="Times New Roman" w:hAnsi="Helvetica" w:cs="Helvetica"/>
                      <w:b/>
                      <w:bCs/>
                      <w:color w:val="212529"/>
                      <w:sz w:val="20"/>
                      <w:szCs w:val="28"/>
                      <w:vertAlign w:val="baseline"/>
                      <w:lang w:bidi="ar-SA"/>
                    </w:rPr>
                    <w:t>elements</w:t>
                  </w:r>
                  <w:r w:rsidRPr="00886378">
                    <w:rPr>
                      <w:rFonts w:ascii="Helvetica" w:eastAsia="Times New Roman" w:hAnsi="Helvetica" w:cs="Helvetica"/>
                      <w:color w:val="212529"/>
                      <w:sz w:val="20"/>
                      <w:szCs w:val="28"/>
                      <w:vertAlign w:val="baseline"/>
                      <w:lang w:bidi="ar-SA"/>
                    </w:rPr>
                    <w:t> that we have already discussed. We can directly change our styles using CSS directly. </w:t>
                  </w:r>
                </w:p>
                <w:p w:rsidR="00823246" w:rsidRPr="00886378" w:rsidRDefault="00823246" w:rsidP="00210114">
                  <w:pPr>
                    <w:shd w:val="clear" w:color="auto" w:fill="F8F9FA"/>
                    <w:spacing w:after="100" w:afterAutospacing="1" w:line="240" w:lineRule="auto"/>
                    <w:ind w:firstLine="0"/>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b/>
                      <w:bCs/>
                      <w:color w:val="212529"/>
                      <w:sz w:val="20"/>
                      <w:szCs w:val="28"/>
                      <w:vertAlign w:val="baseline"/>
                      <w:lang w:bidi="ar-SA"/>
                    </w:rPr>
                    <w:t>Some tips while defining a color class:-</w:t>
                  </w:r>
                </w:p>
                <w:p w:rsidR="00823246" w:rsidRPr="00886378" w:rsidRDefault="00823246" w:rsidP="00210114">
                  <w:pPr>
                    <w:shd w:val="clear" w:color="auto" w:fill="F8F9FA"/>
                    <w:spacing w:after="100" w:afterAutospacing="1" w:line="240" w:lineRule="auto"/>
                    <w:ind w:firstLine="0"/>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color w:val="212529"/>
                      <w:sz w:val="20"/>
                      <w:szCs w:val="28"/>
                      <w:vertAlign w:val="baseline"/>
                      <w:lang w:bidi="ar-SA"/>
                    </w:rPr>
                    <w:t>Do not directly use the name of the color as the class name instead use </w:t>
                  </w:r>
                </w:p>
                <w:p w:rsidR="00823246" w:rsidRPr="00886378" w:rsidRDefault="00823246" w:rsidP="00210114">
                  <w:pPr>
                    <w:numPr>
                      <w:ilvl w:val="0"/>
                      <w:numId w:val="17"/>
                    </w:numPr>
                    <w:shd w:val="clear" w:color="auto" w:fill="F8F9FA"/>
                    <w:spacing w:before="100" w:beforeAutospacing="1" w:after="100" w:afterAutospacing="1" w:line="240" w:lineRule="auto"/>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color w:val="212529"/>
                      <w:sz w:val="20"/>
                      <w:szCs w:val="28"/>
                      <w:vertAlign w:val="baseline"/>
                      <w:lang w:bidi="ar-SA"/>
                    </w:rPr>
                    <w:t>colorprimary </w:t>
                  </w:r>
                </w:p>
                <w:p w:rsidR="00823246" w:rsidRPr="00886378" w:rsidRDefault="00823246" w:rsidP="00210114">
                  <w:pPr>
                    <w:numPr>
                      <w:ilvl w:val="0"/>
                      <w:numId w:val="17"/>
                    </w:numPr>
                    <w:shd w:val="clear" w:color="auto" w:fill="F8F9FA"/>
                    <w:spacing w:before="100" w:beforeAutospacing="1" w:after="100" w:afterAutospacing="1" w:line="240" w:lineRule="auto"/>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color w:val="212529"/>
                      <w:sz w:val="20"/>
                      <w:szCs w:val="28"/>
                      <w:vertAlign w:val="baseline"/>
                      <w:lang w:bidi="ar-SA"/>
                    </w:rPr>
                    <w:t>colorsuccess</w:t>
                  </w:r>
                </w:p>
                <w:p w:rsidR="00823246" w:rsidRPr="00886378" w:rsidRDefault="00823246" w:rsidP="00210114">
                  <w:pPr>
                    <w:numPr>
                      <w:ilvl w:val="0"/>
                      <w:numId w:val="17"/>
                    </w:numPr>
                    <w:shd w:val="clear" w:color="auto" w:fill="F8F9FA"/>
                    <w:spacing w:before="100" w:beforeAutospacing="1" w:after="100" w:afterAutospacing="1" w:line="240" w:lineRule="auto"/>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color w:val="212529"/>
                      <w:sz w:val="20"/>
                      <w:szCs w:val="28"/>
                      <w:vertAlign w:val="baseline"/>
                      <w:lang w:bidi="ar-SA"/>
                    </w:rPr>
                    <w:t>colorwarning</w:t>
                  </w:r>
                </w:p>
                <w:p w:rsidR="00823246" w:rsidRPr="00886378" w:rsidRDefault="00823246" w:rsidP="00210114">
                  <w:pPr>
                    <w:shd w:val="clear" w:color="auto" w:fill="F8F9FA"/>
                    <w:spacing w:after="100" w:afterAutospacing="1" w:line="240" w:lineRule="auto"/>
                    <w:ind w:firstLine="0"/>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color w:val="212529"/>
                      <w:sz w:val="20"/>
                      <w:szCs w:val="28"/>
                      <w:vertAlign w:val="baseline"/>
                      <w:lang w:bidi="ar-SA"/>
                    </w:rPr>
                    <w:t>As writing these looks more professional and also helps in future to maintain our codes.</w:t>
                  </w:r>
                </w:p>
                <w:p w:rsidR="00823246" w:rsidRPr="00886378" w:rsidRDefault="00823246" w:rsidP="00210114">
                  <w:pPr>
                    <w:shd w:val="clear" w:color="auto" w:fill="F8F9FA"/>
                    <w:spacing w:after="100" w:afterAutospacing="1" w:line="240" w:lineRule="auto"/>
                    <w:ind w:firstLine="0"/>
                    <w:rPr>
                      <w:rFonts w:ascii="Helvetica" w:eastAsia="Times New Roman" w:hAnsi="Helvetica" w:cs="Helvetica"/>
                      <w:color w:val="212529"/>
                      <w:sz w:val="20"/>
                      <w:szCs w:val="28"/>
                      <w:vertAlign w:val="baseline"/>
                      <w:lang w:bidi="ar-SA"/>
                    </w:rPr>
                  </w:pPr>
                  <w:r w:rsidRPr="00886378">
                    <w:rPr>
                      <w:rFonts w:ascii="Helvetica" w:eastAsia="Times New Roman" w:hAnsi="Helvetica" w:cs="Helvetica"/>
                      <w:color w:val="212529"/>
                      <w:sz w:val="20"/>
                      <w:szCs w:val="28"/>
                      <w:vertAlign w:val="baseline"/>
                      <w:lang w:bidi="ar-SA"/>
                    </w:rPr>
                    <w:t>So, I believe you must have learned something about Developer Tools and how to use them. The more practicing and playing around Inspect Elements will help you in learning faster.</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token"/>
                      <w:rFonts w:ascii="Consolas" w:eastAsiaTheme="majorEastAsia" w:hAnsi="Consolas" w:cs="Consolas"/>
                      <w:color w:val="F8F8F2"/>
                      <w:sz w:val="14"/>
                    </w:rPr>
                    <w:t>&lt;!</w:t>
                  </w:r>
                  <w:r w:rsidRPr="00886378">
                    <w:rPr>
                      <w:rStyle w:val="token"/>
                      <w:rFonts w:ascii="Consolas" w:eastAsiaTheme="majorEastAsia" w:hAnsi="Consolas" w:cs="Consolas"/>
                      <w:color w:val="8292A2"/>
                      <w:sz w:val="14"/>
                    </w:rPr>
                    <w:t>DOCTYPE html</w:t>
                  </w:r>
                  <w:r w:rsidRPr="00886378">
                    <w:rPr>
                      <w:rStyle w:val="token"/>
                      <w:rFonts w:ascii="Consolas" w:eastAsiaTheme="majorEastAsia" w:hAnsi="Consolas" w:cs="Consolas"/>
                      <w:color w:val="F8F8F2"/>
                      <w:sz w:val="14"/>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token"/>
                      <w:rFonts w:ascii="Consolas" w:eastAsiaTheme="majorEastAsia" w:hAnsi="Consolas" w:cs="Consolas"/>
                      <w:color w:val="F8F8F2"/>
                      <w:sz w:val="14"/>
                    </w:rPr>
                    <w:t>&lt;</w:t>
                  </w:r>
                  <w:r w:rsidRPr="00886378">
                    <w:rPr>
                      <w:rStyle w:val="token"/>
                      <w:rFonts w:ascii="Consolas" w:eastAsiaTheme="majorEastAsia" w:hAnsi="Consolas" w:cs="Consolas"/>
                      <w:color w:val="F92672"/>
                      <w:sz w:val="14"/>
                    </w:rPr>
                    <w:t xml:space="preserve">html </w:t>
                  </w:r>
                  <w:r w:rsidRPr="00886378">
                    <w:rPr>
                      <w:rStyle w:val="token"/>
                      <w:rFonts w:ascii="Consolas" w:eastAsiaTheme="majorEastAsia" w:hAnsi="Consolas" w:cs="Consolas"/>
                      <w:color w:val="A6E22E"/>
                      <w:sz w:val="14"/>
                    </w:rPr>
                    <w:t>lang</w:t>
                  </w:r>
                  <w:r w:rsidRPr="00886378">
                    <w:rPr>
                      <w:rStyle w:val="token"/>
                      <w:rFonts w:ascii="Consolas" w:eastAsiaTheme="majorEastAsia" w:hAnsi="Consolas" w:cs="Consolas"/>
                      <w:color w:val="F8F8F2"/>
                      <w:sz w:val="14"/>
                    </w:rPr>
                    <w:t>="</w:t>
                  </w:r>
                  <w:r w:rsidRPr="00886378">
                    <w:rPr>
                      <w:rStyle w:val="token"/>
                      <w:rFonts w:ascii="Consolas" w:eastAsiaTheme="majorEastAsia" w:hAnsi="Consolas" w:cs="Consolas"/>
                      <w:color w:val="E6DB74"/>
                      <w:sz w:val="14"/>
                    </w:rPr>
                    <w:t>en</w:t>
                  </w:r>
                  <w:r w:rsidRPr="00886378">
                    <w:rPr>
                      <w:rStyle w:val="token"/>
                      <w:rFonts w:ascii="Consolas" w:eastAsiaTheme="majorEastAsia" w:hAnsi="Consolas" w:cs="Consolas"/>
                      <w:color w:val="F8F8F2"/>
                      <w:sz w:val="14"/>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token"/>
                      <w:rFonts w:ascii="Consolas" w:eastAsiaTheme="majorEastAsia" w:hAnsi="Consolas" w:cs="Consolas"/>
                      <w:color w:val="F8F8F2"/>
                      <w:sz w:val="14"/>
                    </w:rPr>
                    <w:t>&lt;</w:t>
                  </w:r>
                  <w:r w:rsidRPr="00886378">
                    <w:rPr>
                      <w:rStyle w:val="token"/>
                      <w:rFonts w:ascii="Consolas" w:eastAsiaTheme="majorEastAsia" w:hAnsi="Consolas" w:cs="Consolas"/>
                      <w:color w:val="F92672"/>
                      <w:sz w:val="14"/>
                    </w:rPr>
                    <w:t>head</w:t>
                  </w:r>
                  <w:r w:rsidRPr="00886378">
                    <w:rPr>
                      <w:rStyle w:val="token"/>
                      <w:rFonts w:ascii="Consolas" w:eastAsiaTheme="majorEastAsia" w:hAnsi="Consolas" w:cs="Consolas"/>
                      <w:color w:val="F8F8F2"/>
                      <w:sz w:val="14"/>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w:t>
                  </w:r>
                  <w:r w:rsidRPr="00886378">
                    <w:rPr>
                      <w:rStyle w:val="token"/>
                      <w:rFonts w:ascii="Consolas" w:eastAsiaTheme="majorEastAsia" w:hAnsi="Consolas" w:cs="Consolas"/>
                      <w:color w:val="F8F8F2"/>
                      <w:sz w:val="14"/>
                    </w:rPr>
                    <w:t>&lt;</w:t>
                  </w:r>
                  <w:r w:rsidRPr="00886378">
                    <w:rPr>
                      <w:rStyle w:val="token"/>
                      <w:rFonts w:ascii="Consolas" w:eastAsiaTheme="majorEastAsia" w:hAnsi="Consolas" w:cs="Consolas"/>
                      <w:color w:val="F92672"/>
                      <w:sz w:val="14"/>
                    </w:rPr>
                    <w:t xml:space="preserve">meta </w:t>
                  </w:r>
                  <w:r w:rsidRPr="00886378">
                    <w:rPr>
                      <w:rStyle w:val="token"/>
                      <w:rFonts w:ascii="Consolas" w:eastAsiaTheme="majorEastAsia" w:hAnsi="Consolas" w:cs="Consolas"/>
                      <w:color w:val="A6E22E"/>
                      <w:sz w:val="14"/>
                    </w:rPr>
                    <w:t>charset</w:t>
                  </w:r>
                  <w:r w:rsidRPr="00886378">
                    <w:rPr>
                      <w:rStyle w:val="token"/>
                      <w:rFonts w:ascii="Consolas" w:eastAsiaTheme="majorEastAsia" w:hAnsi="Consolas" w:cs="Consolas"/>
                      <w:color w:val="F8F8F2"/>
                      <w:sz w:val="14"/>
                    </w:rPr>
                    <w:t>="</w:t>
                  </w:r>
                  <w:r w:rsidRPr="00886378">
                    <w:rPr>
                      <w:rStyle w:val="token"/>
                      <w:rFonts w:ascii="Consolas" w:eastAsiaTheme="majorEastAsia" w:hAnsi="Consolas" w:cs="Consolas"/>
                      <w:color w:val="E6DB74"/>
                      <w:sz w:val="14"/>
                    </w:rPr>
                    <w:t>UTF-8</w:t>
                  </w:r>
                  <w:r w:rsidRPr="00886378">
                    <w:rPr>
                      <w:rStyle w:val="token"/>
                      <w:rFonts w:ascii="Consolas" w:eastAsiaTheme="majorEastAsia" w:hAnsi="Consolas" w:cs="Consolas"/>
                      <w:color w:val="F8F8F2"/>
                      <w:sz w:val="14"/>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w:t>
                  </w:r>
                  <w:r w:rsidRPr="00886378">
                    <w:rPr>
                      <w:rStyle w:val="token"/>
                      <w:rFonts w:ascii="Consolas" w:eastAsiaTheme="majorEastAsia" w:hAnsi="Consolas" w:cs="Consolas"/>
                      <w:color w:val="F8F8F2"/>
                      <w:sz w:val="14"/>
                    </w:rPr>
                    <w:t>&lt;</w:t>
                  </w:r>
                  <w:r w:rsidRPr="00886378">
                    <w:rPr>
                      <w:rStyle w:val="token"/>
                      <w:rFonts w:ascii="Consolas" w:eastAsiaTheme="majorEastAsia" w:hAnsi="Consolas" w:cs="Consolas"/>
                      <w:color w:val="F92672"/>
                      <w:sz w:val="14"/>
                    </w:rPr>
                    <w:t xml:space="preserve">meta </w:t>
                  </w:r>
                  <w:r w:rsidRPr="00886378">
                    <w:rPr>
                      <w:rStyle w:val="token"/>
                      <w:rFonts w:ascii="Consolas" w:eastAsiaTheme="majorEastAsia" w:hAnsi="Consolas" w:cs="Consolas"/>
                      <w:color w:val="A6E22E"/>
                      <w:sz w:val="14"/>
                    </w:rPr>
                    <w:t>name</w:t>
                  </w:r>
                  <w:r w:rsidRPr="00886378">
                    <w:rPr>
                      <w:rStyle w:val="token"/>
                      <w:rFonts w:ascii="Consolas" w:eastAsiaTheme="majorEastAsia" w:hAnsi="Consolas" w:cs="Consolas"/>
                      <w:color w:val="F8F8F2"/>
                      <w:sz w:val="14"/>
                    </w:rPr>
                    <w:t>="</w:t>
                  </w:r>
                  <w:r w:rsidRPr="00886378">
                    <w:rPr>
                      <w:rStyle w:val="token"/>
                      <w:rFonts w:ascii="Consolas" w:eastAsiaTheme="majorEastAsia" w:hAnsi="Consolas" w:cs="Consolas"/>
                      <w:color w:val="E6DB74"/>
                      <w:sz w:val="14"/>
                    </w:rPr>
                    <w:t>viewport</w:t>
                  </w:r>
                  <w:r w:rsidRPr="00886378">
                    <w:rPr>
                      <w:rStyle w:val="token"/>
                      <w:rFonts w:ascii="Consolas" w:eastAsiaTheme="majorEastAsia" w:hAnsi="Consolas" w:cs="Consolas"/>
                      <w:color w:val="F8F8F2"/>
                      <w:sz w:val="14"/>
                    </w:rPr>
                    <w:t>"</w:t>
                  </w:r>
                  <w:r w:rsidRPr="00886378">
                    <w:rPr>
                      <w:rStyle w:val="token"/>
                      <w:rFonts w:ascii="Consolas" w:eastAsiaTheme="majorEastAsia" w:hAnsi="Consolas" w:cs="Consolas"/>
                      <w:color w:val="F92672"/>
                      <w:sz w:val="14"/>
                    </w:rPr>
                    <w:t xml:space="preserve"> </w:t>
                  </w:r>
                  <w:r w:rsidRPr="00886378">
                    <w:rPr>
                      <w:rStyle w:val="token"/>
                      <w:rFonts w:ascii="Consolas" w:eastAsiaTheme="majorEastAsia" w:hAnsi="Consolas" w:cs="Consolas"/>
                      <w:color w:val="A6E22E"/>
                      <w:sz w:val="14"/>
                    </w:rPr>
                    <w:t>content</w:t>
                  </w:r>
                  <w:r w:rsidRPr="00886378">
                    <w:rPr>
                      <w:rStyle w:val="token"/>
                      <w:rFonts w:ascii="Consolas" w:eastAsiaTheme="majorEastAsia" w:hAnsi="Consolas" w:cs="Consolas"/>
                      <w:color w:val="F8F8F2"/>
                      <w:sz w:val="14"/>
                    </w:rPr>
                    <w:t>="</w:t>
                  </w:r>
                  <w:r w:rsidRPr="00886378">
                    <w:rPr>
                      <w:rStyle w:val="token"/>
                      <w:rFonts w:ascii="Consolas" w:eastAsiaTheme="majorEastAsia" w:hAnsi="Consolas" w:cs="Consolas"/>
                      <w:color w:val="E6DB74"/>
                      <w:sz w:val="14"/>
                    </w:rPr>
                    <w:t>width=device-width, initial-scale=1.0</w:t>
                  </w:r>
                  <w:r w:rsidRPr="00886378">
                    <w:rPr>
                      <w:rStyle w:val="token"/>
                      <w:rFonts w:ascii="Consolas" w:eastAsiaTheme="majorEastAsia" w:hAnsi="Consolas" w:cs="Consolas"/>
                      <w:color w:val="F8F8F2"/>
                      <w:sz w:val="14"/>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w:t>
                  </w:r>
                  <w:r w:rsidRPr="00886378">
                    <w:rPr>
                      <w:rStyle w:val="token"/>
                      <w:rFonts w:ascii="Consolas" w:eastAsiaTheme="majorEastAsia" w:hAnsi="Consolas" w:cs="Consolas"/>
                      <w:color w:val="F8F8F2"/>
                      <w:sz w:val="14"/>
                    </w:rPr>
                    <w:t>&lt;</w:t>
                  </w:r>
                  <w:r w:rsidRPr="00886378">
                    <w:rPr>
                      <w:rStyle w:val="token"/>
                      <w:rFonts w:ascii="Consolas" w:eastAsiaTheme="majorEastAsia" w:hAnsi="Consolas" w:cs="Consolas"/>
                      <w:color w:val="F92672"/>
                      <w:sz w:val="14"/>
                    </w:rPr>
                    <w:t xml:space="preserve">meta </w:t>
                  </w:r>
                  <w:r w:rsidRPr="00886378">
                    <w:rPr>
                      <w:rStyle w:val="token"/>
                      <w:rFonts w:ascii="Consolas" w:eastAsiaTheme="majorEastAsia" w:hAnsi="Consolas" w:cs="Consolas"/>
                      <w:color w:val="A6E22E"/>
                      <w:sz w:val="14"/>
                    </w:rPr>
                    <w:t>http-equiv</w:t>
                  </w:r>
                  <w:r w:rsidRPr="00886378">
                    <w:rPr>
                      <w:rStyle w:val="token"/>
                      <w:rFonts w:ascii="Consolas" w:eastAsiaTheme="majorEastAsia" w:hAnsi="Consolas" w:cs="Consolas"/>
                      <w:color w:val="F8F8F2"/>
                      <w:sz w:val="14"/>
                    </w:rPr>
                    <w:t>="</w:t>
                  </w:r>
                  <w:r w:rsidRPr="00886378">
                    <w:rPr>
                      <w:rStyle w:val="token"/>
                      <w:rFonts w:ascii="Consolas" w:eastAsiaTheme="majorEastAsia" w:hAnsi="Consolas" w:cs="Consolas"/>
                      <w:color w:val="E6DB74"/>
                      <w:sz w:val="14"/>
                    </w:rPr>
                    <w:t>X-UA-Compatible</w:t>
                  </w:r>
                  <w:r w:rsidRPr="00886378">
                    <w:rPr>
                      <w:rStyle w:val="token"/>
                      <w:rFonts w:ascii="Consolas" w:eastAsiaTheme="majorEastAsia" w:hAnsi="Consolas" w:cs="Consolas"/>
                      <w:color w:val="F8F8F2"/>
                      <w:sz w:val="14"/>
                    </w:rPr>
                    <w:t>"</w:t>
                  </w:r>
                  <w:r w:rsidRPr="00886378">
                    <w:rPr>
                      <w:rStyle w:val="token"/>
                      <w:rFonts w:ascii="Consolas" w:eastAsiaTheme="majorEastAsia" w:hAnsi="Consolas" w:cs="Consolas"/>
                      <w:color w:val="F92672"/>
                      <w:sz w:val="14"/>
                    </w:rPr>
                    <w:t xml:space="preserve"> </w:t>
                  </w:r>
                  <w:r w:rsidRPr="00886378">
                    <w:rPr>
                      <w:rStyle w:val="token"/>
                      <w:rFonts w:ascii="Consolas" w:eastAsiaTheme="majorEastAsia" w:hAnsi="Consolas" w:cs="Consolas"/>
                      <w:color w:val="A6E22E"/>
                      <w:sz w:val="14"/>
                    </w:rPr>
                    <w:t>content</w:t>
                  </w:r>
                  <w:r w:rsidRPr="00886378">
                    <w:rPr>
                      <w:rStyle w:val="token"/>
                      <w:rFonts w:ascii="Consolas" w:eastAsiaTheme="majorEastAsia" w:hAnsi="Consolas" w:cs="Consolas"/>
                      <w:color w:val="F8F8F2"/>
                      <w:sz w:val="14"/>
                    </w:rPr>
                    <w:t>="</w:t>
                  </w:r>
                  <w:r w:rsidRPr="00886378">
                    <w:rPr>
                      <w:rStyle w:val="token"/>
                      <w:rFonts w:ascii="Consolas" w:eastAsiaTheme="majorEastAsia" w:hAnsi="Consolas" w:cs="Consolas"/>
                      <w:color w:val="E6DB74"/>
                      <w:sz w:val="14"/>
                    </w:rPr>
                    <w:t>ie=edge</w:t>
                  </w:r>
                  <w:r w:rsidRPr="00886378">
                    <w:rPr>
                      <w:rStyle w:val="token"/>
                      <w:rFonts w:ascii="Consolas" w:eastAsiaTheme="majorEastAsia" w:hAnsi="Consolas" w:cs="Consolas"/>
                      <w:color w:val="F8F8F2"/>
                      <w:sz w:val="14"/>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w:t>
                  </w:r>
                  <w:r w:rsidRPr="00886378">
                    <w:rPr>
                      <w:rStyle w:val="token"/>
                      <w:rFonts w:ascii="Consolas" w:eastAsiaTheme="majorEastAsia" w:hAnsi="Consolas" w:cs="Consolas"/>
                      <w:color w:val="F8F8F2"/>
                      <w:sz w:val="14"/>
                    </w:rPr>
                    <w:t>&lt;</w:t>
                  </w:r>
                  <w:r w:rsidRPr="00886378">
                    <w:rPr>
                      <w:rStyle w:val="token"/>
                      <w:rFonts w:ascii="Consolas" w:eastAsiaTheme="majorEastAsia" w:hAnsi="Consolas" w:cs="Consolas"/>
                      <w:color w:val="F92672"/>
                      <w:sz w:val="14"/>
                    </w:rPr>
                    <w:t>title</w:t>
                  </w:r>
                  <w:r w:rsidRPr="00886378">
                    <w:rPr>
                      <w:rStyle w:val="token"/>
                      <w:rFonts w:ascii="Consolas" w:eastAsiaTheme="majorEastAsia" w:hAnsi="Consolas" w:cs="Consolas"/>
                      <w:color w:val="F8F8F2"/>
                      <w:sz w:val="14"/>
                    </w:rPr>
                    <w:t>&gt;</w:t>
                  </w:r>
                  <w:r w:rsidRPr="00886378">
                    <w:rPr>
                      <w:rStyle w:val="HTMLCode"/>
                      <w:rFonts w:ascii="Consolas" w:eastAsiaTheme="majorEastAsia" w:hAnsi="Consolas" w:cs="Consolas"/>
                      <w:color w:val="F8F8F2"/>
                      <w:sz w:val="18"/>
                      <w:szCs w:val="24"/>
                    </w:rPr>
                    <w:t>Developer tools</w:t>
                  </w:r>
                  <w:r w:rsidRPr="00886378">
                    <w:rPr>
                      <w:rStyle w:val="token"/>
                      <w:rFonts w:ascii="Consolas" w:eastAsiaTheme="majorEastAsia" w:hAnsi="Consolas" w:cs="Consolas"/>
                      <w:color w:val="F8F8F2"/>
                      <w:sz w:val="14"/>
                    </w:rPr>
                    <w:t>&lt;/</w:t>
                  </w:r>
                  <w:r w:rsidRPr="00886378">
                    <w:rPr>
                      <w:rStyle w:val="token"/>
                      <w:rFonts w:ascii="Consolas" w:eastAsiaTheme="majorEastAsia" w:hAnsi="Consolas" w:cs="Consolas"/>
                      <w:color w:val="F92672"/>
                      <w:sz w:val="14"/>
                    </w:rPr>
                    <w:t>title</w:t>
                  </w:r>
                  <w:r w:rsidRPr="00886378">
                    <w:rPr>
                      <w:rStyle w:val="token"/>
                      <w:rFonts w:ascii="Consolas" w:eastAsiaTheme="majorEastAsia" w:hAnsi="Consolas" w:cs="Consolas"/>
                      <w:color w:val="F8F8F2"/>
                      <w:sz w:val="14"/>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w:t>
                  </w:r>
                  <w:r w:rsidRPr="00886378">
                    <w:rPr>
                      <w:rStyle w:val="token"/>
                      <w:rFonts w:ascii="Consolas" w:eastAsiaTheme="majorEastAsia" w:hAnsi="Consolas" w:cs="Consolas"/>
                      <w:color w:val="F8F8F2"/>
                      <w:sz w:val="14"/>
                    </w:rPr>
                    <w:t>&lt;</w:t>
                  </w:r>
                  <w:r w:rsidRPr="00886378">
                    <w:rPr>
                      <w:rStyle w:val="token"/>
                      <w:rFonts w:ascii="Consolas" w:eastAsiaTheme="majorEastAsia" w:hAnsi="Consolas" w:cs="Consolas"/>
                      <w:color w:val="F92672"/>
                      <w:sz w:val="14"/>
                    </w:rPr>
                    <w:t>style</w:t>
                  </w:r>
                  <w:r w:rsidRPr="00886378">
                    <w:rPr>
                      <w:rStyle w:val="token"/>
                      <w:rFonts w:ascii="Consolas" w:eastAsiaTheme="majorEastAsia" w:hAnsi="Consolas" w:cs="Consolas"/>
                      <w:color w:val="F8F8F2"/>
                      <w:sz w:val="14"/>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p{</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color: purple;</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font-style: italic;</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background-color: rosybrown;</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.bgPrimary{</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background-color: #82c2ff;</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 xml:space="preserve">        }</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 w:val="18"/>
                      <w:szCs w:val="24"/>
                    </w:rPr>
                  </w:pPr>
                  <w:r w:rsidRPr="00886378">
                    <w:rPr>
                      <w:rStyle w:val="HTMLCode"/>
                      <w:rFonts w:ascii="Consolas" w:eastAsiaTheme="majorEastAsia" w:hAnsi="Consolas" w:cs="Consolas"/>
                      <w:color w:val="F8F8F2"/>
                      <w:sz w:val="18"/>
                      <w:szCs w:val="24"/>
                    </w:rPr>
                    <w:t>&lt;/style&gt;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Cs w:val="24"/>
                    </w:rPr>
                  </w:pPr>
                  <w:r w:rsidRPr="00886378">
                    <w:rPr>
                      <w:rStyle w:val="token"/>
                      <w:rFonts w:ascii="Consolas" w:eastAsiaTheme="majorEastAsia" w:hAnsi="Consolas" w:cs="Consolas"/>
                      <w:color w:val="F8F8F2"/>
                      <w:sz w:val="16"/>
                    </w:rPr>
                    <w:t>&lt;/</w:t>
                  </w:r>
                  <w:r w:rsidRPr="00886378">
                    <w:rPr>
                      <w:rStyle w:val="token"/>
                      <w:rFonts w:ascii="Consolas" w:eastAsiaTheme="majorEastAsia" w:hAnsi="Consolas" w:cs="Consolas"/>
                      <w:color w:val="F92672"/>
                      <w:sz w:val="16"/>
                    </w:rPr>
                    <w:t>head</w:t>
                  </w:r>
                  <w:r w:rsidRPr="00886378">
                    <w:rPr>
                      <w:rStyle w:val="token"/>
                      <w:rFonts w:ascii="Consolas" w:eastAsiaTheme="majorEastAsia" w:hAnsi="Consolas" w:cs="Consolas"/>
                      <w:color w:val="F8F8F2"/>
                      <w:sz w:val="16"/>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Cs w:val="24"/>
                    </w:rPr>
                  </w:pPr>
                  <w:r w:rsidRPr="00886378">
                    <w:rPr>
                      <w:rStyle w:val="token"/>
                      <w:rFonts w:ascii="Consolas" w:eastAsiaTheme="majorEastAsia" w:hAnsi="Consolas" w:cs="Consolas"/>
                      <w:color w:val="F8F8F2"/>
                      <w:sz w:val="16"/>
                    </w:rPr>
                    <w:t>&lt;</w:t>
                  </w:r>
                  <w:r w:rsidRPr="00886378">
                    <w:rPr>
                      <w:rStyle w:val="token"/>
                      <w:rFonts w:ascii="Consolas" w:eastAsiaTheme="majorEastAsia" w:hAnsi="Consolas" w:cs="Consolas"/>
                      <w:color w:val="F92672"/>
                      <w:sz w:val="16"/>
                    </w:rPr>
                    <w:t>body</w:t>
                  </w:r>
                  <w:r w:rsidRPr="00886378">
                    <w:rPr>
                      <w:rStyle w:val="token"/>
                      <w:rFonts w:ascii="Consolas" w:eastAsiaTheme="majorEastAsia" w:hAnsi="Consolas" w:cs="Consolas"/>
                      <w:color w:val="F8F8F2"/>
                      <w:sz w:val="16"/>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Cs w:val="24"/>
                    </w:rPr>
                  </w:pPr>
                  <w:r w:rsidRPr="00886378">
                    <w:rPr>
                      <w:rStyle w:val="HTMLCode"/>
                      <w:rFonts w:ascii="Consolas" w:eastAsiaTheme="majorEastAsia" w:hAnsi="Consolas" w:cs="Consolas"/>
                      <w:color w:val="F8F8F2"/>
                      <w:szCs w:val="24"/>
                    </w:rPr>
                    <w:t xml:space="preserve">    </w:t>
                  </w:r>
                  <w:r w:rsidRPr="00886378">
                    <w:rPr>
                      <w:rStyle w:val="token"/>
                      <w:rFonts w:ascii="Consolas" w:eastAsiaTheme="majorEastAsia" w:hAnsi="Consolas" w:cs="Consolas"/>
                      <w:color w:val="F8F8F2"/>
                      <w:sz w:val="16"/>
                    </w:rPr>
                    <w:t>&lt;</w:t>
                  </w:r>
                  <w:r w:rsidRPr="00886378">
                    <w:rPr>
                      <w:rStyle w:val="token"/>
                      <w:rFonts w:ascii="Consolas" w:eastAsiaTheme="majorEastAsia" w:hAnsi="Consolas" w:cs="Consolas"/>
                      <w:color w:val="F92672"/>
                      <w:sz w:val="16"/>
                    </w:rPr>
                    <w:t xml:space="preserve">h4 </w:t>
                  </w:r>
                  <w:r w:rsidRPr="00886378">
                    <w:rPr>
                      <w:rStyle w:val="token"/>
                      <w:rFonts w:ascii="Consolas" w:eastAsiaTheme="majorEastAsia" w:hAnsi="Consolas" w:cs="Consolas"/>
                      <w:color w:val="A6E22E"/>
                      <w:sz w:val="16"/>
                    </w:rPr>
                    <w:t>class</w:t>
                  </w:r>
                  <w:r w:rsidRPr="00886378">
                    <w:rPr>
                      <w:rStyle w:val="token"/>
                      <w:rFonts w:ascii="Consolas" w:eastAsiaTheme="majorEastAsia" w:hAnsi="Consolas" w:cs="Consolas"/>
                      <w:color w:val="F8F8F2"/>
                      <w:sz w:val="16"/>
                    </w:rPr>
                    <w:t>="</w:t>
                  </w:r>
                  <w:r w:rsidRPr="00886378">
                    <w:rPr>
                      <w:rStyle w:val="token"/>
                      <w:rFonts w:ascii="Consolas" w:eastAsiaTheme="majorEastAsia" w:hAnsi="Consolas" w:cs="Consolas"/>
                      <w:color w:val="E6DB74"/>
                      <w:sz w:val="16"/>
                    </w:rPr>
                    <w:t>bgPrimary</w:t>
                  </w:r>
                  <w:r w:rsidRPr="00886378">
                    <w:rPr>
                      <w:rStyle w:val="token"/>
                      <w:rFonts w:ascii="Consolas" w:eastAsiaTheme="majorEastAsia" w:hAnsi="Consolas" w:cs="Consolas"/>
                      <w:color w:val="F8F8F2"/>
                      <w:sz w:val="16"/>
                    </w:rPr>
                    <w:t>"&gt;</w:t>
                  </w:r>
                  <w:r w:rsidRPr="00886378">
                    <w:rPr>
                      <w:rStyle w:val="HTMLCode"/>
                      <w:rFonts w:ascii="Consolas" w:eastAsiaTheme="majorEastAsia" w:hAnsi="Consolas" w:cs="Consolas"/>
                      <w:color w:val="F8F8F2"/>
                      <w:szCs w:val="24"/>
                    </w:rPr>
                    <w:t>Developer tools tutorial</w:t>
                  </w:r>
                  <w:r w:rsidRPr="00886378">
                    <w:rPr>
                      <w:rStyle w:val="token"/>
                      <w:rFonts w:ascii="Consolas" w:eastAsiaTheme="majorEastAsia" w:hAnsi="Consolas" w:cs="Consolas"/>
                      <w:color w:val="F8F8F2"/>
                      <w:sz w:val="16"/>
                    </w:rPr>
                    <w:t>&lt;/</w:t>
                  </w:r>
                  <w:r w:rsidRPr="00886378">
                    <w:rPr>
                      <w:rStyle w:val="token"/>
                      <w:rFonts w:ascii="Consolas" w:eastAsiaTheme="majorEastAsia" w:hAnsi="Consolas" w:cs="Consolas"/>
                      <w:color w:val="F92672"/>
                      <w:sz w:val="16"/>
                    </w:rPr>
                    <w:t>h4</w:t>
                  </w:r>
                  <w:r w:rsidRPr="00886378">
                    <w:rPr>
                      <w:rStyle w:val="token"/>
                      <w:rFonts w:ascii="Consolas" w:eastAsiaTheme="majorEastAsia" w:hAnsi="Consolas" w:cs="Consolas"/>
                      <w:color w:val="F8F8F2"/>
                      <w:sz w:val="16"/>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Cs w:val="24"/>
                    </w:rPr>
                  </w:pPr>
                  <w:r w:rsidRPr="00886378">
                    <w:rPr>
                      <w:rStyle w:val="HTMLCode"/>
                      <w:rFonts w:ascii="Consolas" w:eastAsiaTheme="majorEastAsia" w:hAnsi="Consolas" w:cs="Consolas"/>
                      <w:color w:val="F8F8F2"/>
                      <w:szCs w:val="24"/>
                    </w:rPr>
                    <w:t xml:space="preserve">    </w:t>
                  </w:r>
                  <w:r w:rsidRPr="00886378">
                    <w:rPr>
                      <w:rStyle w:val="token"/>
                      <w:rFonts w:ascii="Consolas" w:eastAsiaTheme="majorEastAsia" w:hAnsi="Consolas" w:cs="Consolas"/>
                      <w:color w:val="F8F8F2"/>
                      <w:sz w:val="16"/>
                    </w:rPr>
                    <w:t>&lt;</w:t>
                  </w:r>
                  <w:r w:rsidRPr="00886378">
                    <w:rPr>
                      <w:rStyle w:val="token"/>
                      <w:rFonts w:ascii="Consolas" w:eastAsiaTheme="majorEastAsia" w:hAnsi="Consolas" w:cs="Consolas"/>
                      <w:color w:val="F92672"/>
                      <w:sz w:val="16"/>
                    </w:rPr>
                    <w:t>p</w:t>
                  </w:r>
                  <w:r w:rsidRPr="00886378">
                    <w:rPr>
                      <w:rStyle w:val="token"/>
                      <w:rFonts w:ascii="Consolas" w:eastAsiaTheme="majorEastAsia" w:hAnsi="Consolas" w:cs="Consolas"/>
                      <w:color w:val="F8F8F2"/>
                      <w:sz w:val="16"/>
                    </w:rPr>
                    <w:t>&gt;</w:t>
                  </w:r>
                  <w:r w:rsidRPr="00886378">
                    <w:rPr>
                      <w:rStyle w:val="HTMLCode"/>
                      <w:rFonts w:ascii="Consolas" w:eastAsiaTheme="majorEastAsia" w:hAnsi="Consolas" w:cs="Consolas"/>
                      <w:color w:val="F8F8F2"/>
                      <w:szCs w:val="24"/>
                    </w:rPr>
                    <w:t>This is a tutorial for Chrome developer tools</w:t>
                  </w:r>
                  <w:r w:rsidRPr="00886378">
                    <w:rPr>
                      <w:rStyle w:val="token"/>
                      <w:rFonts w:ascii="Consolas" w:eastAsiaTheme="majorEastAsia" w:hAnsi="Consolas" w:cs="Consolas"/>
                      <w:color w:val="F8F8F2"/>
                      <w:sz w:val="16"/>
                    </w:rPr>
                    <w:t>&lt;/</w:t>
                  </w:r>
                  <w:r w:rsidRPr="00886378">
                    <w:rPr>
                      <w:rStyle w:val="token"/>
                      <w:rFonts w:ascii="Consolas" w:eastAsiaTheme="majorEastAsia" w:hAnsi="Consolas" w:cs="Consolas"/>
                      <w:color w:val="F92672"/>
                      <w:sz w:val="16"/>
                    </w:rPr>
                    <w:t>p</w:t>
                  </w:r>
                  <w:r w:rsidRPr="00886378">
                    <w:rPr>
                      <w:rStyle w:val="token"/>
                      <w:rFonts w:ascii="Consolas" w:eastAsiaTheme="majorEastAsia" w:hAnsi="Consolas" w:cs="Consolas"/>
                      <w:color w:val="F8F8F2"/>
                      <w:sz w:val="16"/>
                    </w:rPr>
                    <w:t>&gt;</w:t>
                  </w:r>
                </w:p>
                <w:p w:rsidR="00823246" w:rsidRPr="00886378" w:rsidRDefault="00823246" w:rsidP="00886378">
                  <w:pPr>
                    <w:pStyle w:val="HTMLPreformatted"/>
                    <w:shd w:val="clear" w:color="auto" w:fill="272822"/>
                    <w:spacing w:before="120" w:after="120"/>
                    <w:rPr>
                      <w:rStyle w:val="HTMLCode"/>
                      <w:rFonts w:ascii="Consolas" w:eastAsiaTheme="majorEastAsia" w:hAnsi="Consolas" w:cs="Consolas"/>
                      <w:color w:val="F8F8F2"/>
                      <w:szCs w:val="24"/>
                    </w:rPr>
                  </w:pPr>
                  <w:r w:rsidRPr="00886378">
                    <w:rPr>
                      <w:rStyle w:val="token"/>
                      <w:rFonts w:ascii="Consolas" w:eastAsiaTheme="majorEastAsia" w:hAnsi="Consolas" w:cs="Consolas"/>
                      <w:color w:val="F8F8F2"/>
                      <w:sz w:val="16"/>
                    </w:rPr>
                    <w:t>&lt;/</w:t>
                  </w:r>
                  <w:r w:rsidRPr="00886378">
                    <w:rPr>
                      <w:rStyle w:val="token"/>
                      <w:rFonts w:ascii="Consolas" w:eastAsiaTheme="majorEastAsia" w:hAnsi="Consolas" w:cs="Consolas"/>
                      <w:color w:val="F92672"/>
                      <w:sz w:val="16"/>
                    </w:rPr>
                    <w:t>body</w:t>
                  </w:r>
                  <w:r w:rsidRPr="00886378">
                    <w:rPr>
                      <w:rStyle w:val="token"/>
                      <w:rFonts w:ascii="Consolas" w:eastAsiaTheme="majorEastAsia" w:hAnsi="Consolas" w:cs="Consolas"/>
                      <w:color w:val="F8F8F2"/>
                      <w:sz w:val="16"/>
                    </w:rPr>
                    <w:t>&gt;</w:t>
                  </w:r>
                </w:p>
                <w:p w:rsidR="00823246" w:rsidRPr="00886378" w:rsidRDefault="00823246" w:rsidP="00886378">
                  <w:pPr>
                    <w:pStyle w:val="HTMLPreformatted"/>
                    <w:shd w:val="clear" w:color="auto" w:fill="272822"/>
                    <w:spacing w:before="120" w:after="120"/>
                    <w:rPr>
                      <w:rFonts w:ascii="Consolas" w:hAnsi="Consolas" w:cs="Consolas"/>
                      <w:color w:val="F8F8F2"/>
                      <w:sz w:val="8"/>
                      <w:szCs w:val="12"/>
                    </w:rPr>
                  </w:pPr>
                  <w:r w:rsidRPr="00886378">
                    <w:rPr>
                      <w:rStyle w:val="token"/>
                      <w:rFonts w:ascii="Consolas" w:eastAsiaTheme="majorEastAsia" w:hAnsi="Consolas" w:cs="Consolas"/>
                      <w:color w:val="F8F8F2"/>
                      <w:sz w:val="16"/>
                    </w:rPr>
                    <w:t>&lt;/</w:t>
                  </w:r>
                  <w:r w:rsidRPr="00886378">
                    <w:rPr>
                      <w:rStyle w:val="token"/>
                      <w:rFonts w:ascii="Consolas" w:eastAsiaTheme="majorEastAsia" w:hAnsi="Consolas" w:cs="Consolas"/>
                      <w:color w:val="F92672"/>
                      <w:sz w:val="16"/>
                    </w:rPr>
                    <w:t>html</w:t>
                  </w:r>
                </w:p>
                <w:p w:rsidR="00823246" w:rsidRPr="00886378" w:rsidRDefault="00823246" w:rsidP="00886378">
                  <w:pPr>
                    <w:pStyle w:val="HTMLPreformatted"/>
                    <w:shd w:val="clear" w:color="auto" w:fill="272822"/>
                    <w:spacing w:before="120" w:after="120"/>
                    <w:rPr>
                      <w:rFonts w:ascii="Consolas" w:hAnsi="Consolas" w:cs="Consolas"/>
                      <w:color w:val="F8F8F2"/>
                      <w:sz w:val="6"/>
                      <w:szCs w:val="12"/>
                    </w:rPr>
                  </w:pPr>
                </w:p>
                <w:p w:rsidR="00823246" w:rsidRPr="00886378" w:rsidRDefault="00823246">
                  <w:pPr>
                    <w:rPr>
                      <w:sz w:val="18"/>
                    </w:rPr>
                  </w:pPr>
                </w:p>
              </w:txbxContent>
            </v:textbox>
          </v:shape>
        </w:pict>
      </w:r>
    </w:p>
    <w:p w:rsidR="00210114" w:rsidRDefault="00210114">
      <w:r>
        <w:br w:type="page"/>
      </w:r>
    </w:p>
    <w:p w:rsidR="00210114" w:rsidRDefault="00693354">
      <w:r>
        <w:rPr>
          <w:noProof/>
          <w:lang w:bidi="ar-SA"/>
        </w:rPr>
        <w:lastRenderedPageBreak/>
        <w:pict>
          <v:shape id="_x0000_s1053" type="#_x0000_t202" style="position:absolute;left:0;text-align:left;margin-left:-63.75pt;margin-top:-61.5pt;width:588.75pt;height:766.5pt;z-index:251675648" stroked="f">
            <v:textbox>
              <w:txbxContent>
                <w:p w:rsidR="00823246" w:rsidRPr="00886378" w:rsidRDefault="00823246" w:rsidP="00886378">
                  <w:pPr>
                    <w:pStyle w:val="Heading4"/>
                    <w:shd w:val="clear" w:color="auto" w:fill="F8F9FA"/>
                    <w:spacing w:before="375" w:after="135"/>
                    <w:rPr>
                      <w:rFonts w:ascii="Segoe UI" w:hAnsi="Segoe UI" w:cs="Segoe UI"/>
                      <w:bCs w:val="0"/>
                      <w:color w:val="212529"/>
                      <w:sz w:val="28"/>
                    </w:rPr>
                  </w:pPr>
                  <w:r w:rsidRPr="00886378">
                    <w:rPr>
                      <w:rFonts w:ascii="Segoe UI" w:hAnsi="Segoe UI" w:cs="Segoe UI"/>
                      <w:bCs w:val="0"/>
                      <w:color w:val="212529"/>
                      <w:sz w:val="28"/>
                    </w:rPr>
                    <w:t>CSS Tutorial: Fonts in CSS</w:t>
                  </w:r>
                </w:p>
                <w:p w:rsidR="00823246" w:rsidRDefault="00823246" w:rsidP="00886378">
                  <w:pPr>
                    <w:spacing w:line="240" w:lineRule="auto"/>
                    <w:rPr>
                      <w:rFonts w:ascii="Helvetica" w:hAnsi="Helvetica" w:cs="Helvetica"/>
                      <w:color w:val="212529"/>
                      <w:sz w:val="28"/>
                      <w:szCs w:val="28"/>
                      <w:shd w:val="clear" w:color="auto" w:fill="F8F9FA"/>
                    </w:rPr>
                  </w:pPr>
                  <w:r w:rsidRPr="00886378">
                    <w:rPr>
                      <w:rFonts w:ascii="Helvetica" w:hAnsi="Helvetica" w:cs="Helvetica"/>
                      <w:color w:val="212529"/>
                      <w:sz w:val="28"/>
                      <w:szCs w:val="28"/>
                      <w:shd w:val="clear" w:color="auto" w:fill="F8F9FA"/>
                    </w:rPr>
                    <w:t>In this tutorial, we are going to learn about different </w:t>
                  </w:r>
                  <w:r w:rsidRPr="00886378">
                    <w:rPr>
                      <w:rFonts w:ascii="Helvetica" w:hAnsi="Helvetica" w:cs="Helvetica"/>
                      <w:i/>
                      <w:iCs/>
                      <w:color w:val="212529"/>
                      <w:sz w:val="28"/>
                    </w:rPr>
                    <w:t>Fonts </w:t>
                  </w:r>
                  <w:r w:rsidRPr="00886378">
                    <w:rPr>
                      <w:rFonts w:ascii="Helvetica" w:hAnsi="Helvetica" w:cs="Helvetica"/>
                      <w:color w:val="212529"/>
                      <w:sz w:val="28"/>
                      <w:szCs w:val="28"/>
                      <w:shd w:val="clear" w:color="auto" w:fill="F8F9FA"/>
                    </w:rPr>
                    <w:t>in CSS. They act as a backbone of the whole CSS. The CSS font properties define the f</w:t>
                  </w:r>
                  <w:r w:rsidRPr="00886378">
                    <w:rPr>
                      <w:rFonts w:ascii="Helvetica" w:hAnsi="Helvetica" w:cs="Helvetica"/>
                      <w:i/>
                      <w:iCs/>
                      <w:color w:val="212529"/>
                      <w:sz w:val="28"/>
                    </w:rPr>
                    <w:t>ont family, boldness, size</w:t>
                  </w:r>
                  <w:r w:rsidRPr="00886378">
                    <w:rPr>
                      <w:rFonts w:ascii="Helvetica" w:hAnsi="Helvetica" w:cs="Helvetica"/>
                      <w:color w:val="212529"/>
                      <w:sz w:val="28"/>
                      <w:szCs w:val="28"/>
                      <w:shd w:val="clear" w:color="auto" w:fill="F8F9FA"/>
                    </w:rPr>
                    <w:t>, and the</w:t>
                  </w:r>
                  <w:r w:rsidRPr="00886378">
                    <w:rPr>
                      <w:rFonts w:ascii="Helvetica" w:hAnsi="Helvetica" w:cs="Helvetica"/>
                      <w:i/>
                      <w:iCs/>
                      <w:color w:val="212529"/>
                      <w:sz w:val="28"/>
                    </w:rPr>
                    <w:t> style</w:t>
                  </w:r>
                  <w:r w:rsidRPr="00886378">
                    <w:rPr>
                      <w:rFonts w:ascii="Helvetica" w:hAnsi="Helvetica" w:cs="Helvetica"/>
                      <w:color w:val="212529"/>
                      <w:sz w:val="28"/>
                      <w:szCs w:val="28"/>
                      <w:shd w:val="clear" w:color="auto" w:fill="F8F9FA"/>
                    </w:rPr>
                    <w:t> of a text. As always, let us start the tutorial by making a new file named </w:t>
                  </w:r>
                  <w:r w:rsidRPr="00886378">
                    <w:rPr>
                      <w:rFonts w:ascii="Helvetica" w:hAnsi="Helvetica" w:cs="Helvetica"/>
                      <w:i/>
                      <w:iCs/>
                      <w:color w:val="212529"/>
                      <w:sz w:val="28"/>
                    </w:rPr>
                    <w:t>tut17.html </w:t>
                  </w:r>
                  <w:r w:rsidRPr="00886378">
                    <w:rPr>
                      <w:rFonts w:ascii="Helvetica" w:hAnsi="Helvetica" w:cs="Helvetica"/>
                      <w:color w:val="212529"/>
                      <w:sz w:val="28"/>
                      <w:szCs w:val="28"/>
                      <w:shd w:val="clear" w:color="auto" w:fill="F8F9FA"/>
                    </w:rPr>
                    <w:t>and add an instant boilerplate. After this, give the title as </w:t>
                  </w:r>
                  <w:r w:rsidRPr="00886378">
                    <w:rPr>
                      <w:rFonts w:ascii="Helvetica" w:hAnsi="Helvetica" w:cs="Helvetica"/>
                      <w:b/>
                      <w:bCs/>
                      <w:color w:val="212529"/>
                      <w:sz w:val="28"/>
                      <w:szCs w:val="28"/>
                    </w:rPr>
                    <w:t>CSS Fonts </w:t>
                  </w:r>
                  <w:r w:rsidRPr="00886378">
                    <w:rPr>
                      <w:rFonts w:ascii="Helvetica" w:hAnsi="Helvetica" w:cs="Helvetica"/>
                      <w:color w:val="212529"/>
                      <w:sz w:val="28"/>
                      <w:szCs w:val="28"/>
                      <w:shd w:val="clear" w:color="auto" w:fill="F8F9FA"/>
                    </w:rPr>
                    <w:t>under the &lt;title&gt; tags in the &lt;head&gt; section.</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h4</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CSS Fonts</w:t>
                  </w:r>
                  <w:r>
                    <w:rPr>
                      <w:rStyle w:val="token"/>
                      <w:rFonts w:ascii="Consolas" w:eastAsiaTheme="majorEastAsia" w:hAnsi="Consolas" w:cs="Consolas"/>
                      <w:color w:val="F8F8F2"/>
                    </w:rPr>
                    <w:t>&lt;/</w:t>
                  </w:r>
                  <w:r>
                    <w:rPr>
                      <w:rStyle w:val="token"/>
                      <w:rFonts w:ascii="Consolas" w:eastAsiaTheme="majorEastAsia" w:hAnsi="Consolas" w:cs="Consolas"/>
                      <w:color w:val="F92672"/>
                    </w:rPr>
                    <w:t>h4</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 xml:space="preserve">Lets play with </w:t>
                  </w:r>
                  <w:r>
                    <w:rPr>
                      <w:rStyle w:val="token"/>
                      <w:rFonts w:ascii="Consolas" w:eastAsiaTheme="majorEastAsia" w:hAnsi="Consolas" w:cs="Consolas"/>
                      <w:color w:val="F8F8F2"/>
                    </w:rPr>
                    <w:t>&lt;</w:t>
                  </w:r>
                  <w:r>
                    <w:rPr>
                      <w:rStyle w:val="token"/>
                      <w:rFonts w:ascii="Consolas" w:eastAsiaTheme="majorEastAsia" w:hAnsi="Consolas" w:cs="Consolas"/>
                      <w:color w:val="F92672"/>
                    </w:rPr>
                    <w:t>span</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fonts</w:t>
                  </w:r>
                  <w:r>
                    <w:rPr>
                      <w:rStyle w:val="token"/>
                      <w:rFonts w:ascii="Consolas" w:eastAsiaTheme="majorEastAsia" w:hAnsi="Consolas" w:cs="Consolas"/>
                      <w:color w:val="F8F8F2"/>
                    </w:rPr>
                    <w:t>&lt;/</w:t>
                  </w:r>
                  <w:r>
                    <w:rPr>
                      <w:rStyle w:val="token"/>
                      <w:rFonts w:ascii="Consolas" w:eastAsiaTheme="majorEastAsia" w:hAnsi="Consolas" w:cs="Consolas"/>
                      <w:color w:val="F92672"/>
                    </w:rPr>
                    <w:t>span</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 It is very exciting</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886378">
                  <w:pPr>
                    <w:spacing w:line="240" w:lineRule="auto"/>
                  </w:pPr>
                </w:p>
                <w:p w:rsidR="00823246" w:rsidRDefault="00823246" w:rsidP="00886378">
                  <w:pPr>
                    <w:spacing w:line="240" w:lineRule="auto"/>
                    <w:rPr>
                      <w:rFonts w:ascii="Helvetica" w:hAnsi="Helvetica" w:cs="Helvetica"/>
                      <w:color w:val="212529"/>
                      <w:sz w:val="28"/>
                      <w:szCs w:val="28"/>
                      <w:shd w:val="clear" w:color="auto" w:fill="F8F9FA"/>
                    </w:rPr>
                  </w:pPr>
                  <w:r w:rsidRPr="00886378">
                    <w:rPr>
                      <w:rFonts w:ascii="Helvetica" w:hAnsi="Helvetica" w:cs="Helvetica"/>
                      <w:color w:val="212529"/>
                      <w:sz w:val="28"/>
                      <w:szCs w:val="28"/>
                      <w:shd w:val="clear" w:color="auto" w:fill="F8F9FA"/>
                    </w:rPr>
                    <w:t>This is a very basic code as an example to start playing around different fonts. In CSS, we have two types of fonts- </w:t>
                  </w:r>
                  <w:r w:rsidRPr="00886378">
                    <w:rPr>
                      <w:rFonts w:ascii="Helvetica" w:hAnsi="Helvetica" w:cs="Helvetica"/>
                      <w:i/>
                      <w:iCs/>
                      <w:color w:val="212529"/>
                      <w:sz w:val="28"/>
                    </w:rPr>
                    <w:t>web-safe fonts</w:t>
                  </w:r>
                  <w:r w:rsidRPr="00886378">
                    <w:rPr>
                      <w:rFonts w:ascii="Helvetica" w:hAnsi="Helvetica" w:cs="Helvetica"/>
                      <w:color w:val="212529"/>
                      <w:sz w:val="28"/>
                      <w:szCs w:val="28"/>
                      <w:shd w:val="clear" w:color="auto" w:fill="F8F9FA"/>
                    </w:rPr>
                    <w:t> and </w:t>
                  </w:r>
                  <w:r w:rsidRPr="00886378">
                    <w:rPr>
                      <w:rFonts w:ascii="Helvetica" w:hAnsi="Helvetica" w:cs="Helvetica"/>
                      <w:i/>
                      <w:iCs/>
                      <w:color w:val="212529"/>
                      <w:sz w:val="28"/>
                    </w:rPr>
                    <w:t>web fonts</w:t>
                  </w:r>
                  <w:r w:rsidRPr="00886378">
                    <w:rPr>
                      <w:rFonts w:ascii="Helvetica" w:hAnsi="Helvetica" w:cs="Helvetica"/>
                      <w:color w:val="212529"/>
                      <w:sz w:val="28"/>
                      <w:szCs w:val="28"/>
                      <w:shd w:val="clear" w:color="auto" w:fill="F8F9FA"/>
                    </w:rPr>
                    <w:t>. Web saved fonts are the fonts that come pre-installed with most of the operating systems, therefore, using these fonts you will never encounter any error. But on the other hand, some fonts are not shipped with the OS; so to use them, we need to import them from the web.</w:t>
                  </w:r>
                </w:p>
                <w:p w:rsidR="00823246" w:rsidRDefault="00823246" w:rsidP="00886378">
                  <w:pPr>
                    <w:spacing w:line="240" w:lineRule="auto"/>
                    <w:rPr>
                      <w:rFonts w:ascii="Helvetica" w:hAnsi="Helvetica" w:cs="Helvetica"/>
                      <w:color w:val="212529"/>
                      <w:sz w:val="28"/>
                      <w:szCs w:val="28"/>
                      <w:shd w:val="clear" w:color="auto" w:fill="F8F9FA"/>
                    </w:rPr>
                  </w:pPr>
                  <w:r w:rsidRPr="00886378">
                    <w:rPr>
                      <w:rFonts w:ascii="Helvetica" w:hAnsi="Helvetica" w:cs="Helvetica"/>
                      <w:color w:val="212529"/>
                      <w:sz w:val="28"/>
                      <w:szCs w:val="28"/>
                      <w:shd w:val="clear" w:color="auto" w:fill="F8F9FA"/>
                    </w:rPr>
                    <w:t>We can also use the technique of </w:t>
                  </w:r>
                  <w:r w:rsidRPr="00886378">
                    <w:rPr>
                      <w:rFonts w:ascii="Helvetica" w:hAnsi="Helvetica" w:cs="Helvetica"/>
                      <w:i/>
                      <w:iCs/>
                      <w:color w:val="212529"/>
                      <w:sz w:val="28"/>
                    </w:rPr>
                    <w:t>font stack. </w:t>
                  </w:r>
                  <w:r w:rsidRPr="00886378">
                    <w:rPr>
                      <w:rFonts w:ascii="Helvetica" w:hAnsi="Helvetica" w:cs="Helvetica"/>
                      <w:color w:val="212529"/>
                      <w:sz w:val="28"/>
                      <w:szCs w:val="28"/>
                      <w:shd w:val="clear" w:color="auto" w:fill="F8F9FA"/>
                    </w:rPr>
                    <w:t>A font stack is a list of fonts that are listed in order of preference you would like them to appear in case some fonts are not loading. The example of this is shown below-</w:t>
                  </w:r>
                </w:p>
                <w:p w:rsidR="00823246" w:rsidRDefault="00823246" w:rsidP="00886378">
                  <w:pPr>
                    <w:pStyle w:val="HTMLPreformatted"/>
                    <w:shd w:val="clear" w:color="auto" w:fill="272822"/>
                    <w:spacing w:before="120" w:after="120"/>
                    <w:rPr>
                      <w:rStyle w:val="token"/>
                      <w:rFonts w:ascii="Consolas" w:eastAsiaTheme="majorEastAsia" w:hAnsi="Consolas" w:cs="Consolas"/>
                      <w:color w:val="F8F8F2"/>
                    </w:rPr>
                  </w:pPr>
                  <w:r>
                    <w:rPr>
                      <w:rStyle w:val="token"/>
                      <w:rFonts w:ascii="Consolas" w:eastAsiaTheme="majorEastAsia" w:hAnsi="Consolas" w:cs="Consolas"/>
                      <w:color w:val="A6E22E"/>
                    </w:rPr>
                    <w:t>p</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r>
                    <w:rPr>
                      <w:rStyle w:val="token"/>
                      <w:rFonts w:ascii="Consolas" w:eastAsiaTheme="majorEastAsia" w:hAnsi="Consolas" w:cs="Consolas"/>
                      <w:color w:val="F92672"/>
                    </w:rPr>
                    <w:t>font-family</w:t>
                  </w:r>
                  <w:r>
                    <w:rPr>
                      <w:rStyle w:val="token"/>
                      <w:rFonts w:ascii="Consolas" w:eastAsiaTheme="majorEastAsia" w:hAnsi="Consolas" w:cs="Consolas"/>
                      <w:color w:val="F8F8F2"/>
                    </w:rPr>
                    <w:t>:'Ubuntu',</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'Franklin Gothic Medium',</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'Arial Narrow',</w:t>
                  </w:r>
                  <w:r>
                    <w:rPr>
                      <w:rStyle w:val="HTMLCode"/>
                      <w:rFonts w:ascii="Consolas" w:eastAsiaTheme="majorEastAsia" w:hAnsi="Consolas" w:cs="Consolas"/>
                      <w:color w:val="F8F8F2"/>
                      <w:sz w:val="24"/>
                      <w:szCs w:val="24"/>
                    </w:rPr>
                    <w:t xml:space="preserve"> Arial</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sans-serif</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rPr>
                      <w:rFonts w:ascii="Consolas" w:hAnsi="Consolas" w:cs="Consolas"/>
                      <w:color w:val="F8F8F2"/>
                      <w:sz w:val="12"/>
                      <w:szCs w:val="12"/>
                    </w:rPr>
                  </w:pPr>
                </w:p>
                <w:p w:rsidR="00823246" w:rsidRDefault="00823246" w:rsidP="00886378">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This list will be iterated until the specified font is not available in the system.</w:t>
                  </w:r>
                </w:p>
                <w:p w:rsidR="00823246" w:rsidRDefault="00823246" w:rsidP="00886378">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To see the whole list of web saved fonts, there is a very good website called </w:t>
                  </w:r>
                  <w:hyperlink r:id="rId11" w:history="1">
                    <w:r>
                      <w:rPr>
                        <w:rStyle w:val="Hyperlink"/>
                        <w:rFonts w:ascii="Helvetica" w:hAnsi="Helvetica" w:cs="Helvetica"/>
                        <w:color w:val="007BFF"/>
                        <w:sz w:val="28"/>
                        <w:szCs w:val="28"/>
                        <w:shd w:val="clear" w:color="auto" w:fill="F8F9FA"/>
                      </w:rPr>
                      <w:t>CSS Font Stack</w:t>
                    </w:r>
                  </w:hyperlink>
                  <w:r>
                    <w:rPr>
                      <w:rFonts w:ascii="Helvetica" w:hAnsi="Helvetica" w:cs="Helvetica"/>
                      <w:color w:val="212529"/>
                      <w:sz w:val="28"/>
                      <w:szCs w:val="28"/>
                      <w:shd w:val="clear" w:color="auto" w:fill="F8F9FA"/>
                    </w:rPr>
                    <w:t>. It provides the complete list of web saved fonts. Talking about web fonts, we can easily import them from Google. To import the code, there is no website better than </w:t>
                  </w:r>
                  <w:hyperlink r:id="rId12" w:history="1">
                    <w:r>
                      <w:rPr>
                        <w:rStyle w:val="Hyperlink"/>
                        <w:rFonts w:ascii="Helvetica" w:hAnsi="Helvetica" w:cs="Helvetica"/>
                        <w:color w:val="007BFF"/>
                        <w:sz w:val="28"/>
                        <w:szCs w:val="28"/>
                        <w:shd w:val="clear" w:color="auto" w:fill="F8F9FA"/>
                      </w:rPr>
                      <w:t>Google Fonts</w:t>
                    </w:r>
                  </w:hyperlink>
                  <w:r>
                    <w:rPr>
                      <w:rStyle w:val="Emphasis"/>
                      <w:rFonts w:ascii="Helvetica" w:hAnsi="Helvetica" w:cs="Helvetica"/>
                      <w:color w:val="212529"/>
                      <w:sz w:val="28"/>
                      <w:szCs w:val="28"/>
                      <w:shd w:val="clear" w:color="auto" w:fill="F8F9FA"/>
                    </w:rPr>
                    <w:t>.</w:t>
                  </w:r>
                  <w:r>
                    <w:rPr>
                      <w:rFonts w:ascii="Helvetica" w:hAnsi="Helvetica" w:cs="Helvetica"/>
                      <w:color w:val="212529"/>
                      <w:sz w:val="28"/>
                      <w:szCs w:val="28"/>
                      <w:shd w:val="clear" w:color="auto" w:fill="F8F9FA"/>
                    </w:rPr>
                    <w:t> To use it, simply copy the style-sheet and add it to your code and update the font stack with the specific font you desire.</w:t>
                  </w:r>
                </w:p>
                <w:p w:rsidR="00823246" w:rsidRPr="00886378" w:rsidRDefault="00823246" w:rsidP="00886378">
                  <w:pPr>
                    <w:numPr>
                      <w:ilvl w:val="0"/>
                      <w:numId w:val="18"/>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886378">
                    <w:rPr>
                      <w:rFonts w:ascii="Helvetica" w:eastAsia="Times New Roman" w:hAnsi="Helvetica" w:cs="Helvetica"/>
                      <w:color w:val="212529"/>
                      <w:sz w:val="28"/>
                      <w:szCs w:val="28"/>
                      <w:vertAlign w:val="baseline"/>
                      <w:lang w:bidi="ar-SA"/>
                    </w:rPr>
                    <w:t>The next property is </w:t>
                  </w:r>
                  <w:r w:rsidRPr="00886378">
                    <w:rPr>
                      <w:rFonts w:ascii="Helvetica" w:eastAsia="Times New Roman" w:hAnsi="Helvetica" w:cs="Helvetica"/>
                      <w:i/>
                      <w:iCs/>
                      <w:color w:val="212529"/>
                      <w:sz w:val="28"/>
                      <w:vertAlign w:val="baseline"/>
                      <w:lang w:bidi="ar-SA"/>
                    </w:rPr>
                    <w:t>font size.</w:t>
                  </w:r>
                </w:p>
                <w:p w:rsidR="00823246" w:rsidRDefault="00823246" w:rsidP="00886378">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p</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font-family</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‘Franklin Gothic Medium’</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‘Aerial Narrow’</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Aerial</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sans-serif</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font-size</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33px</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p>
                <w:p w:rsidR="00823246" w:rsidRDefault="00823246" w:rsidP="00886378">
                  <w:pPr>
                    <w:pStyle w:val="HTMLPreformatted"/>
                    <w:shd w:val="clear" w:color="auto" w:fill="272822"/>
                    <w:spacing w:before="120" w:after="120"/>
                    <w:ind w:left="360"/>
                    <w:rPr>
                      <w:rFonts w:ascii="Consolas" w:hAnsi="Consolas" w:cs="Consolas"/>
                      <w:color w:val="F8F8F2"/>
                      <w:sz w:val="12"/>
                      <w:szCs w:val="12"/>
                    </w:rPr>
                  </w:pPr>
                  <w:r>
                    <w:rPr>
                      <w:rStyle w:val="token"/>
                      <w:rFonts w:ascii="Consolas" w:eastAsiaTheme="majorEastAsia" w:hAnsi="Consolas" w:cs="Consolas"/>
                      <w:color w:val="F8F8F2"/>
                    </w:rPr>
                    <w:t>}</w:t>
                  </w:r>
                </w:p>
                <w:p w:rsidR="00823246" w:rsidRPr="00886378" w:rsidRDefault="00823246" w:rsidP="00886378">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886378">
                    <w:rPr>
                      <w:rFonts w:ascii="Helvetica" w:eastAsia="Times New Roman" w:hAnsi="Helvetica" w:cs="Helvetica"/>
                      <w:color w:val="212529"/>
                      <w:sz w:val="28"/>
                      <w:szCs w:val="28"/>
                      <w:vertAlign w:val="baseline"/>
                      <w:lang w:bidi="ar-SA"/>
                    </w:rPr>
                    <w:br/>
                    <w:t>Font Size is used to set the size of a font. In the above example, we used our font size to be 33px. Pixel ‘px’ is the unit of the font size and it is 1/96th of an inch.</w:t>
                  </w:r>
                </w:p>
                <w:p w:rsidR="00823246" w:rsidRPr="00886378" w:rsidRDefault="00823246" w:rsidP="00886378">
                  <w:pPr>
                    <w:numPr>
                      <w:ilvl w:val="0"/>
                      <w:numId w:val="19"/>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886378">
                    <w:rPr>
                      <w:rFonts w:ascii="Helvetica" w:eastAsia="Times New Roman" w:hAnsi="Helvetica" w:cs="Helvetica"/>
                      <w:color w:val="212529"/>
                      <w:sz w:val="28"/>
                      <w:szCs w:val="28"/>
                      <w:vertAlign w:val="baseline"/>
                      <w:lang w:bidi="ar-SA"/>
                    </w:rPr>
                    <w:t>The next property is </w:t>
                  </w:r>
                  <w:r w:rsidRPr="00886378">
                    <w:rPr>
                      <w:rFonts w:ascii="Helvetica" w:eastAsia="Times New Roman" w:hAnsi="Helvetica" w:cs="Helvetica"/>
                      <w:i/>
                      <w:iCs/>
                      <w:color w:val="212529"/>
                      <w:sz w:val="28"/>
                      <w:szCs w:val="28"/>
                      <w:vertAlign w:val="baseline"/>
                      <w:lang w:bidi="ar-SA"/>
                    </w:rPr>
                    <w:t>line-height</w:t>
                  </w:r>
                  <w:r w:rsidRPr="00886378">
                    <w:rPr>
                      <w:rFonts w:ascii="Helvetica" w:eastAsia="Times New Roman" w:hAnsi="Helvetica" w:cs="Helvetica"/>
                      <w:color w:val="212529"/>
                      <w:sz w:val="28"/>
                      <w:szCs w:val="28"/>
                      <w:vertAlign w:val="baseline"/>
                      <w:lang w:bidi="ar-SA"/>
                    </w:rPr>
                    <w:t>. Line-height is the spacing between the fonts (current font and previous font).</w:t>
                  </w:r>
                </w:p>
                <w:p w:rsidR="00823246" w:rsidRDefault="00823246" w:rsidP="00886378">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p</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r>
                    <w:rPr>
                      <w:rStyle w:val="token"/>
                      <w:rFonts w:ascii="Consolas" w:eastAsiaTheme="majorEastAsia" w:hAnsi="Consolas" w:cs="Consolas"/>
                      <w:color w:val="F92672"/>
                    </w:rPr>
                    <w:t>font-family</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‘Franklin Gothic Medium’</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‘Aerial Narrow’</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Aerial</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sans-serif</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font-size</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23px</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p>
                <w:p w:rsidR="00823246" w:rsidRDefault="00823246" w:rsidP="00886378">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line-height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1.8em</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ind w:left="36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Pr="00886378" w:rsidRDefault="00823246" w:rsidP="00886378">
                  <w:pPr>
                    <w:numPr>
                      <w:ilvl w:val="0"/>
                      <w:numId w:val="20"/>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886378">
                    <w:rPr>
                      <w:rFonts w:ascii="Helvetica" w:eastAsia="Times New Roman" w:hAnsi="Helvetica" w:cs="Helvetica"/>
                      <w:color w:val="212529"/>
                      <w:sz w:val="28"/>
                      <w:szCs w:val="28"/>
                      <w:vertAlign w:val="baseline"/>
                      <w:lang w:bidi="ar-SA"/>
                    </w:rPr>
                    <w:t>Next property is </w:t>
                  </w:r>
                  <w:r w:rsidRPr="00886378">
                    <w:rPr>
                      <w:rFonts w:ascii="Helvetica" w:eastAsia="Times New Roman" w:hAnsi="Helvetica" w:cs="Helvetica"/>
                      <w:i/>
                      <w:iCs/>
                      <w:color w:val="212529"/>
                      <w:sz w:val="28"/>
                      <w:vertAlign w:val="baseline"/>
                      <w:lang w:bidi="ar-SA"/>
                    </w:rPr>
                    <w:t>font-weight.</w:t>
                  </w:r>
                  <w:r w:rsidRPr="00886378">
                    <w:rPr>
                      <w:rFonts w:ascii="Helvetica" w:eastAsia="Times New Roman" w:hAnsi="Helvetica" w:cs="Helvetica"/>
                      <w:color w:val="212529"/>
                      <w:sz w:val="28"/>
                      <w:szCs w:val="28"/>
                      <w:vertAlign w:val="baseline"/>
                      <w:lang w:bidi="ar-SA"/>
                    </w:rPr>
                    <w:t> The font weight property sets how thick or thin character in text should be displayed.</w:t>
                  </w:r>
                </w:p>
                <w:p w:rsidR="00823246" w:rsidRDefault="00823246" w:rsidP="00886378">
                  <w:pPr>
                    <w:spacing w:line="240" w:lineRule="auto"/>
                  </w:pPr>
                </w:p>
              </w:txbxContent>
            </v:textbox>
          </v:shape>
        </w:pict>
      </w:r>
    </w:p>
    <w:p w:rsidR="00210114" w:rsidRDefault="00210114">
      <w:r>
        <w:br w:type="page"/>
      </w:r>
    </w:p>
    <w:p w:rsidR="00210114" w:rsidRDefault="00693354">
      <w:r>
        <w:rPr>
          <w:noProof/>
          <w:lang w:bidi="ar-SA"/>
        </w:rPr>
        <w:lastRenderedPageBreak/>
        <w:pict>
          <v:shape id="_x0000_s1054" type="#_x0000_t202" style="position:absolute;left:0;text-align:left;margin-left:-68.25pt;margin-top:-65.25pt;width:598.5pt;height:768.75pt;z-index:251676672" stroked="f">
            <v:textbox>
              <w:txbxContent>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p</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font-family</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‘Franklin Gothic Medium’</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‘Aerial Narrow’</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Aerial</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sans-serif</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font-size</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23px</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line-height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1.8em</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font-weight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bold</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w:t>
                  </w:r>
                </w:p>
                <w:p w:rsidR="00823246" w:rsidRPr="00886378" w:rsidRDefault="00823246" w:rsidP="00886378">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886378">
                    <w:rPr>
                      <w:rFonts w:ascii="Helvetica" w:eastAsia="Times New Roman" w:hAnsi="Helvetica" w:cs="Helvetica"/>
                      <w:color w:val="212529"/>
                      <w:sz w:val="28"/>
                      <w:szCs w:val="28"/>
                      <w:vertAlign w:val="baseline"/>
                      <w:lang w:bidi="ar-SA"/>
                    </w:rPr>
                    <w:t>There are various other font properties. Most of the important ones are covered in this tutorial. You can now test different other font properties as well. As a beginner, I would recommend not to learn all the CSS properties until you learn to make a simple website. You can take the help of references available anytime but for it, you should know the basics.</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8292A2"/>
                    </w:rPr>
                    <w:t>DOCTYPE html</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html </w:t>
                  </w:r>
                  <w:r>
                    <w:rPr>
                      <w:rStyle w:val="token"/>
                      <w:rFonts w:ascii="Consolas" w:eastAsiaTheme="majorEastAsia" w:hAnsi="Consolas" w:cs="Consolas"/>
                      <w:color w:val="A6E22E"/>
                    </w:rPr>
                    <w:t>lang</w:t>
                  </w:r>
                  <w:r>
                    <w:rPr>
                      <w:rStyle w:val="token"/>
                      <w:rFonts w:ascii="Consolas" w:eastAsiaTheme="majorEastAsia" w:hAnsi="Consolas" w:cs="Consolas"/>
                      <w:color w:val="F8F8F2"/>
                    </w:rPr>
                    <w:t>="</w:t>
                  </w:r>
                  <w:r>
                    <w:rPr>
                      <w:rStyle w:val="token"/>
                      <w:rFonts w:ascii="Consolas" w:eastAsiaTheme="majorEastAsia" w:hAnsi="Consolas" w:cs="Consolas"/>
                      <w:color w:val="E6DB74"/>
                    </w:rPr>
                    <w:t>en</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head</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meta </w:t>
                  </w:r>
                  <w:r>
                    <w:rPr>
                      <w:rStyle w:val="token"/>
                      <w:rFonts w:ascii="Consolas" w:eastAsiaTheme="majorEastAsia" w:hAnsi="Consolas" w:cs="Consolas"/>
                      <w:color w:val="A6E22E"/>
                    </w:rPr>
                    <w:t>charset</w:t>
                  </w:r>
                  <w:r>
                    <w:rPr>
                      <w:rStyle w:val="token"/>
                      <w:rFonts w:ascii="Consolas" w:eastAsiaTheme="majorEastAsia" w:hAnsi="Consolas" w:cs="Consolas"/>
                      <w:color w:val="F8F8F2"/>
                    </w:rPr>
                    <w:t>="</w:t>
                  </w:r>
                  <w:r>
                    <w:rPr>
                      <w:rStyle w:val="token"/>
                      <w:rFonts w:ascii="Consolas" w:eastAsiaTheme="majorEastAsia" w:hAnsi="Consolas" w:cs="Consolas"/>
                      <w:color w:val="E6DB74"/>
                    </w:rPr>
                    <w:t>UTF-8</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meta </w:t>
                  </w:r>
                  <w:r>
                    <w:rPr>
                      <w:rStyle w:val="token"/>
                      <w:rFonts w:ascii="Consolas" w:eastAsiaTheme="majorEastAsia" w:hAnsi="Consolas" w:cs="Consolas"/>
                      <w:color w:val="A6E22E"/>
                    </w:rPr>
                    <w:t>name</w:t>
                  </w:r>
                  <w:r>
                    <w:rPr>
                      <w:rStyle w:val="token"/>
                      <w:rFonts w:ascii="Consolas" w:eastAsiaTheme="majorEastAsia" w:hAnsi="Consolas" w:cs="Consolas"/>
                      <w:color w:val="F8F8F2"/>
                    </w:rPr>
                    <w:t>="</w:t>
                  </w:r>
                  <w:r>
                    <w:rPr>
                      <w:rStyle w:val="token"/>
                      <w:rFonts w:ascii="Consolas" w:eastAsiaTheme="majorEastAsia" w:hAnsi="Consolas" w:cs="Consolas"/>
                      <w:color w:val="E6DB74"/>
                    </w:rPr>
                    <w:t>viewport</w:t>
                  </w:r>
                  <w:r>
                    <w:rPr>
                      <w:rStyle w:val="token"/>
                      <w:rFonts w:ascii="Consolas" w:eastAsiaTheme="majorEastAsia" w:hAnsi="Consolas" w:cs="Consolas"/>
                      <w:color w:val="F8F8F2"/>
                    </w:rPr>
                    <w:t>"</w:t>
                  </w:r>
                  <w:r>
                    <w:rPr>
                      <w:rStyle w:val="token"/>
                      <w:rFonts w:ascii="Consolas" w:eastAsiaTheme="majorEastAsia" w:hAnsi="Consolas" w:cs="Consolas"/>
                      <w:color w:val="F92672"/>
                    </w:rPr>
                    <w:t xml:space="preserve"> </w:t>
                  </w:r>
                  <w:r>
                    <w:rPr>
                      <w:rStyle w:val="token"/>
                      <w:rFonts w:ascii="Consolas" w:eastAsiaTheme="majorEastAsia" w:hAnsi="Consolas" w:cs="Consolas"/>
                      <w:color w:val="A6E22E"/>
                    </w:rPr>
                    <w:t>content</w:t>
                  </w:r>
                  <w:r>
                    <w:rPr>
                      <w:rStyle w:val="token"/>
                      <w:rFonts w:ascii="Consolas" w:eastAsiaTheme="majorEastAsia" w:hAnsi="Consolas" w:cs="Consolas"/>
                      <w:color w:val="F8F8F2"/>
                    </w:rPr>
                    <w:t>="</w:t>
                  </w:r>
                  <w:r>
                    <w:rPr>
                      <w:rStyle w:val="token"/>
                      <w:rFonts w:ascii="Consolas" w:eastAsiaTheme="majorEastAsia" w:hAnsi="Consolas" w:cs="Consolas"/>
                      <w:color w:val="E6DB74"/>
                    </w:rPr>
                    <w:t>width=device-width, initial-scale=1.0</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meta </w:t>
                  </w:r>
                  <w:r>
                    <w:rPr>
                      <w:rStyle w:val="token"/>
                      <w:rFonts w:ascii="Consolas" w:eastAsiaTheme="majorEastAsia" w:hAnsi="Consolas" w:cs="Consolas"/>
                      <w:color w:val="A6E22E"/>
                    </w:rPr>
                    <w:t>http-equiv</w:t>
                  </w:r>
                  <w:r>
                    <w:rPr>
                      <w:rStyle w:val="token"/>
                      <w:rFonts w:ascii="Consolas" w:eastAsiaTheme="majorEastAsia" w:hAnsi="Consolas" w:cs="Consolas"/>
                      <w:color w:val="F8F8F2"/>
                    </w:rPr>
                    <w:t>="</w:t>
                  </w:r>
                  <w:r>
                    <w:rPr>
                      <w:rStyle w:val="token"/>
                      <w:rFonts w:ascii="Consolas" w:eastAsiaTheme="majorEastAsia" w:hAnsi="Consolas" w:cs="Consolas"/>
                      <w:color w:val="E6DB74"/>
                    </w:rPr>
                    <w:t>X-UA-Compatible</w:t>
                  </w:r>
                  <w:r>
                    <w:rPr>
                      <w:rStyle w:val="token"/>
                      <w:rFonts w:ascii="Consolas" w:eastAsiaTheme="majorEastAsia" w:hAnsi="Consolas" w:cs="Consolas"/>
                      <w:color w:val="F8F8F2"/>
                    </w:rPr>
                    <w:t>"</w:t>
                  </w:r>
                  <w:r>
                    <w:rPr>
                      <w:rStyle w:val="token"/>
                      <w:rFonts w:ascii="Consolas" w:eastAsiaTheme="majorEastAsia" w:hAnsi="Consolas" w:cs="Consolas"/>
                      <w:color w:val="F92672"/>
                    </w:rPr>
                    <w:t xml:space="preserve"> </w:t>
                  </w:r>
                  <w:r>
                    <w:rPr>
                      <w:rStyle w:val="token"/>
                      <w:rFonts w:ascii="Consolas" w:eastAsiaTheme="majorEastAsia" w:hAnsi="Consolas" w:cs="Consolas"/>
                      <w:color w:val="A6E22E"/>
                    </w:rPr>
                    <w:t>content</w:t>
                  </w:r>
                  <w:r>
                    <w:rPr>
                      <w:rStyle w:val="token"/>
                      <w:rFonts w:ascii="Consolas" w:eastAsiaTheme="majorEastAsia" w:hAnsi="Consolas" w:cs="Consolas"/>
                      <w:color w:val="F8F8F2"/>
                    </w:rPr>
                    <w:t>="</w:t>
                  </w:r>
                  <w:r>
                    <w:rPr>
                      <w:rStyle w:val="token"/>
                      <w:rFonts w:ascii="Consolas" w:eastAsiaTheme="majorEastAsia" w:hAnsi="Consolas" w:cs="Consolas"/>
                      <w:color w:val="E6DB74"/>
                    </w:rPr>
                    <w:t>ie=edge</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title</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CSS Fonts</w:t>
                  </w:r>
                  <w:r>
                    <w:rPr>
                      <w:rStyle w:val="token"/>
                      <w:rFonts w:ascii="Consolas" w:eastAsiaTheme="majorEastAsia" w:hAnsi="Consolas" w:cs="Consolas"/>
                      <w:color w:val="F8F8F2"/>
                    </w:rPr>
                    <w:t>&lt;/</w:t>
                  </w:r>
                  <w:r>
                    <w:rPr>
                      <w:rStyle w:val="token"/>
                      <w:rFonts w:ascii="Consolas" w:eastAsiaTheme="majorEastAsia" w:hAnsi="Consolas" w:cs="Consolas"/>
                      <w:color w:val="F92672"/>
                    </w:rPr>
                    <w:t>title</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link </w:t>
                  </w:r>
                  <w:r>
                    <w:rPr>
                      <w:rStyle w:val="token"/>
                      <w:rFonts w:ascii="Consolas" w:eastAsiaTheme="majorEastAsia" w:hAnsi="Consolas" w:cs="Consolas"/>
                      <w:color w:val="A6E22E"/>
                    </w:rPr>
                    <w:t>href</w:t>
                  </w:r>
                  <w:r>
                    <w:rPr>
                      <w:rStyle w:val="token"/>
                      <w:rFonts w:ascii="Consolas" w:eastAsiaTheme="majorEastAsia" w:hAnsi="Consolas" w:cs="Consolas"/>
                      <w:color w:val="F8F8F2"/>
                    </w:rPr>
                    <w:t>="</w:t>
                  </w:r>
                  <w:r>
                    <w:rPr>
                      <w:rStyle w:val="token"/>
                      <w:rFonts w:ascii="Consolas" w:eastAsiaTheme="majorEastAsia" w:hAnsi="Consolas" w:cs="Consolas"/>
                      <w:color w:val="E6DB74"/>
                    </w:rPr>
                    <w:t>https://fonts.googleapis.com/css?family=Ubuntu&amp;display=swap</w:t>
                  </w:r>
                  <w:r>
                    <w:rPr>
                      <w:rStyle w:val="token"/>
                      <w:rFonts w:ascii="Consolas" w:eastAsiaTheme="majorEastAsia" w:hAnsi="Consolas" w:cs="Consolas"/>
                      <w:color w:val="F8F8F2"/>
                    </w:rPr>
                    <w:t>"</w:t>
                  </w:r>
                  <w:r>
                    <w:rPr>
                      <w:rStyle w:val="token"/>
                      <w:rFonts w:ascii="Consolas" w:eastAsiaTheme="majorEastAsia" w:hAnsi="Consolas" w:cs="Consolas"/>
                      <w:color w:val="F92672"/>
                    </w:rPr>
                    <w:t xml:space="preserve"> </w:t>
                  </w:r>
                  <w:r>
                    <w:rPr>
                      <w:rStyle w:val="token"/>
                      <w:rFonts w:ascii="Consolas" w:eastAsiaTheme="majorEastAsia" w:hAnsi="Consolas" w:cs="Consolas"/>
                      <w:color w:val="A6E22E"/>
                    </w:rPr>
                    <w:t>rel</w:t>
                  </w:r>
                  <w:r>
                    <w:rPr>
                      <w:rStyle w:val="token"/>
                      <w:rFonts w:ascii="Consolas" w:eastAsiaTheme="majorEastAsia" w:hAnsi="Consolas" w:cs="Consolas"/>
                      <w:color w:val="F8F8F2"/>
                    </w:rPr>
                    <w:t>="</w:t>
                  </w:r>
                  <w:r>
                    <w:rPr>
                      <w:rStyle w:val="token"/>
                      <w:rFonts w:ascii="Consolas" w:eastAsiaTheme="majorEastAsia" w:hAnsi="Consolas" w:cs="Consolas"/>
                      <w:color w:val="E6DB74"/>
                    </w:rPr>
                    <w:t>stylesheet</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p{</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font-family:'Ubuntu', 'Franklin Gothic Medium', 'Arial Narrow', Arial, sans-serif;</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font-size: 33px; /* 1/96th of an inch */</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line-height: 1.3em; </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span{</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font-weight: bold;</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font-style: italic;</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head</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h4</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CSS Fonts</w:t>
                  </w:r>
                  <w:r>
                    <w:rPr>
                      <w:rStyle w:val="token"/>
                      <w:rFonts w:ascii="Consolas" w:eastAsiaTheme="majorEastAsia" w:hAnsi="Consolas" w:cs="Consolas"/>
                      <w:color w:val="F8F8F2"/>
                    </w:rPr>
                    <w:t>&lt;/</w:t>
                  </w:r>
                  <w:r>
                    <w:rPr>
                      <w:rStyle w:val="token"/>
                      <w:rFonts w:ascii="Consolas" w:eastAsiaTheme="majorEastAsia" w:hAnsi="Consolas" w:cs="Consolas"/>
                      <w:color w:val="F92672"/>
                    </w:rPr>
                    <w:t>h4</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 xml:space="preserve">Lets play with </w:t>
                  </w:r>
                  <w:r>
                    <w:rPr>
                      <w:rStyle w:val="token"/>
                      <w:rFonts w:ascii="Consolas" w:eastAsiaTheme="majorEastAsia" w:hAnsi="Consolas" w:cs="Consolas"/>
                      <w:color w:val="F8F8F2"/>
                    </w:rPr>
                    <w:t>&lt;</w:t>
                  </w:r>
                  <w:r>
                    <w:rPr>
                      <w:rStyle w:val="token"/>
                      <w:rFonts w:ascii="Consolas" w:eastAsiaTheme="majorEastAsia" w:hAnsi="Consolas" w:cs="Consolas"/>
                      <w:color w:val="F92672"/>
                    </w:rPr>
                    <w:t>span</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fonts</w:t>
                  </w:r>
                  <w:r>
                    <w:rPr>
                      <w:rStyle w:val="token"/>
                      <w:rFonts w:ascii="Consolas" w:eastAsiaTheme="majorEastAsia" w:hAnsi="Consolas" w:cs="Consolas"/>
                      <w:color w:val="F8F8F2"/>
                    </w:rPr>
                    <w:t>&lt;/</w:t>
                  </w:r>
                  <w:r>
                    <w:rPr>
                      <w:rStyle w:val="token"/>
                      <w:rFonts w:ascii="Consolas" w:eastAsiaTheme="majorEastAsia" w:hAnsi="Consolas" w:cs="Consolas"/>
                      <w:color w:val="F92672"/>
                    </w:rPr>
                    <w:t>span</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 It is very exciting</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html</w:t>
                  </w:r>
                  <w:r>
                    <w:rPr>
                      <w:rStyle w:val="token"/>
                      <w:rFonts w:ascii="Consolas" w:eastAsiaTheme="majorEastAsia" w:hAnsi="Consolas" w:cs="Consolas"/>
                      <w:color w:val="F8F8F2"/>
                    </w:rPr>
                    <w:t>&gt;</w:t>
                  </w:r>
                </w:p>
                <w:p w:rsidR="00823246" w:rsidRDefault="00823246"/>
              </w:txbxContent>
            </v:textbox>
          </v:shape>
        </w:pict>
      </w:r>
    </w:p>
    <w:p w:rsidR="00210114" w:rsidRDefault="00210114">
      <w:r>
        <w:br w:type="page"/>
      </w:r>
    </w:p>
    <w:p w:rsidR="00210114" w:rsidRDefault="00693354">
      <w:r>
        <w:rPr>
          <w:noProof/>
          <w:lang w:bidi="ar-SA"/>
        </w:rPr>
        <w:lastRenderedPageBreak/>
        <w:pict>
          <v:shape id="_x0000_s1055" type="#_x0000_t202" style="position:absolute;left:0;text-align:left;margin-left:-64.5pt;margin-top:-63.75pt;width:597pt;height:770.25pt;z-index:251677696" stroked="f">
            <v:textbox>
              <w:txbxContent>
                <w:p w:rsidR="00823246" w:rsidRDefault="00823246" w:rsidP="00886378">
                  <w:pPr>
                    <w:pStyle w:val="Heading4"/>
                    <w:shd w:val="clear" w:color="auto" w:fill="F8F9FA"/>
                    <w:spacing w:before="375" w:after="135" w:line="240" w:lineRule="auto"/>
                    <w:rPr>
                      <w:rFonts w:ascii="Segoe UI" w:hAnsi="Segoe UI" w:cs="Segoe UI"/>
                      <w:bCs w:val="0"/>
                      <w:color w:val="212529"/>
                      <w:sz w:val="28"/>
                    </w:rPr>
                  </w:pPr>
                  <w:r w:rsidRPr="00886378">
                    <w:rPr>
                      <w:rFonts w:ascii="Segoe UI" w:hAnsi="Segoe UI" w:cs="Segoe UI"/>
                      <w:bCs w:val="0"/>
                      <w:color w:val="212529"/>
                      <w:sz w:val="28"/>
                    </w:rPr>
                    <w:t>Colors in CSS</w:t>
                  </w:r>
                </w:p>
                <w:p w:rsidR="00823246" w:rsidRDefault="00823246" w:rsidP="00886378">
                  <w:pPr>
                    <w:spacing w:line="240" w:lineRule="auto"/>
                    <w:rPr>
                      <w:rFonts w:ascii="Helvetica" w:hAnsi="Helvetica" w:cs="Helvetica"/>
                      <w:color w:val="212529"/>
                      <w:sz w:val="28"/>
                      <w:szCs w:val="28"/>
                      <w:shd w:val="clear" w:color="auto" w:fill="F8F9FA"/>
                    </w:rPr>
                  </w:pPr>
                  <w:r w:rsidRPr="00886378">
                    <w:rPr>
                      <w:rFonts w:ascii="Helvetica" w:hAnsi="Helvetica" w:cs="Helvetica"/>
                      <w:color w:val="212529"/>
                      <w:sz w:val="28"/>
                      <w:szCs w:val="28"/>
                      <w:shd w:val="clear" w:color="auto" w:fill="F8F9FA"/>
                    </w:rPr>
                    <w:t>In this tutorial, we are going to learn about colours</w:t>
                  </w:r>
                  <w:r w:rsidRPr="00886378">
                    <w:rPr>
                      <w:rFonts w:ascii="Helvetica" w:hAnsi="Helvetica" w:cs="Helvetica"/>
                      <w:b/>
                      <w:bCs/>
                      <w:color w:val="212529"/>
                      <w:sz w:val="28"/>
                    </w:rPr>
                    <w:t> </w:t>
                  </w:r>
                  <w:r w:rsidRPr="00886378">
                    <w:rPr>
                      <w:rFonts w:ascii="Helvetica" w:hAnsi="Helvetica" w:cs="Helvetica"/>
                      <w:color w:val="212529"/>
                      <w:sz w:val="28"/>
                      <w:szCs w:val="28"/>
                      <w:shd w:val="clear" w:color="auto" w:fill="F8F9FA"/>
                    </w:rPr>
                    <w:t>in CSS. Start by making a new file as </w:t>
                  </w:r>
                  <w:r w:rsidRPr="00886378">
                    <w:rPr>
                      <w:rFonts w:ascii="Helvetica" w:hAnsi="Helvetica" w:cs="Helvetica"/>
                      <w:i/>
                      <w:iCs/>
                      <w:color w:val="212529"/>
                      <w:sz w:val="28"/>
                      <w:szCs w:val="28"/>
                    </w:rPr>
                    <w:t>tut18.html </w:t>
                  </w:r>
                  <w:r w:rsidRPr="00886378">
                    <w:rPr>
                      <w:rFonts w:ascii="Helvetica" w:hAnsi="Helvetica" w:cs="Helvetica"/>
                      <w:color w:val="212529"/>
                      <w:sz w:val="28"/>
                      <w:szCs w:val="28"/>
                      <w:shd w:val="clear" w:color="auto" w:fill="F8F9FA"/>
                    </w:rPr>
                    <w:t>and add an instant boilerplate through </w:t>
                  </w:r>
                  <w:r w:rsidRPr="00886378">
                    <w:rPr>
                      <w:rFonts w:ascii="Helvetica" w:hAnsi="Helvetica" w:cs="Helvetica"/>
                      <w:i/>
                      <w:iCs/>
                      <w:color w:val="212529"/>
                      <w:sz w:val="28"/>
                      <w:szCs w:val="28"/>
                    </w:rPr>
                    <w:t>Emmet abbreviation. </w:t>
                  </w:r>
                  <w:r w:rsidRPr="00886378">
                    <w:rPr>
                      <w:rFonts w:ascii="Helvetica" w:hAnsi="Helvetica" w:cs="Helvetica"/>
                      <w:color w:val="212529"/>
                      <w:sz w:val="28"/>
                      <w:szCs w:val="28"/>
                      <w:shd w:val="clear" w:color="auto" w:fill="F8F9FA"/>
                    </w:rPr>
                    <w:t>Give the title as </w:t>
                  </w:r>
                  <w:r w:rsidRPr="00886378">
                    <w:rPr>
                      <w:rFonts w:ascii="Helvetica" w:hAnsi="Helvetica" w:cs="Helvetica"/>
                      <w:b/>
                      <w:bCs/>
                      <w:color w:val="212529"/>
                      <w:sz w:val="28"/>
                    </w:rPr>
                    <w:t>Colors in CSS </w:t>
                  </w:r>
                  <w:r w:rsidRPr="00886378">
                    <w:rPr>
                      <w:rFonts w:ascii="Helvetica" w:hAnsi="Helvetica" w:cs="Helvetica"/>
                      <w:color w:val="212529"/>
                      <w:sz w:val="28"/>
                      <w:szCs w:val="28"/>
                      <w:shd w:val="clear" w:color="auto" w:fill="F8F9FA"/>
                    </w:rPr>
                    <w:t>in &lt;title&gt; tag under the head section. The basic code for our example is-</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h2</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first box</w:t>
                  </w:r>
                  <w:r>
                    <w:rPr>
                      <w:rStyle w:val="token"/>
                      <w:rFonts w:ascii="Consolas" w:eastAsiaTheme="majorEastAsia" w:hAnsi="Consolas" w:cs="Consolas"/>
                      <w:color w:val="F8F8F2"/>
                    </w:rPr>
                    <w:t>&lt;/</w:t>
                  </w:r>
                  <w:r>
                    <w:rPr>
                      <w:rStyle w:val="token"/>
                      <w:rFonts w:ascii="Consolas" w:eastAsiaTheme="majorEastAsia" w:hAnsi="Consolas" w:cs="Consolas"/>
                      <w:color w:val="F92672"/>
                    </w:rPr>
                    <w:t>h2</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firstPara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paragraph from first box</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h2</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first box</w:t>
                  </w:r>
                  <w:r>
                    <w:rPr>
                      <w:rStyle w:val="token"/>
                      <w:rFonts w:ascii="Consolas" w:eastAsiaTheme="majorEastAsia" w:hAnsi="Consolas" w:cs="Consolas"/>
                      <w:color w:val="F8F8F2"/>
                    </w:rPr>
                    <w:t>&lt;/</w:t>
                  </w:r>
                  <w:r>
                    <w:rPr>
                      <w:rStyle w:val="token"/>
                      <w:rFonts w:ascii="Consolas" w:eastAsiaTheme="majorEastAsia" w:hAnsi="Consolas" w:cs="Consolas"/>
                      <w:color w:val="F92672"/>
                    </w:rPr>
                    <w:t>h2</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secondPara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paragraph from second box</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h2</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first box</w:t>
                  </w:r>
                  <w:r>
                    <w:rPr>
                      <w:rStyle w:val="token"/>
                      <w:rFonts w:ascii="Consolas" w:eastAsiaTheme="majorEastAsia" w:hAnsi="Consolas" w:cs="Consolas"/>
                      <w:color w:val="F8F8F2"/>
                    </w:rPr>
                    <w:t>&lt;/</w:t>
                  </w:r>
                  <w:r>
                    <w:rPr>
                      <w:rStyle w:val="token"/>
                      <w:rFonts w:ascii="Consolas" w:eastAsiaTheme="majorEastAsia" w:hAnsi="Consolas" w:cs="Consolas"/>
                      <w:color w:val="F92672"/>
                    </w:rPr>
                    <w:t>h2</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thirdPara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paragraph from third box</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886378">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Pr="00886378" w:rsidRDefault="00823246" w:rsidP="00886378">
                  <w:pPr>
                    <w:numPr>
                      <w:ilvl w:val="0"/>
                      <w:numId w:val="21"/>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886378">
                    <w:rPr>
                      <w:rFonts w:ascii="Helvetica" w:eastAsia="Times New Roman" w:hAnsi="Helvetica" w:cs="Helvetica"/>
                      <w:color w:val="212529"/>
                      <w:sz w:val="28"/>
                      <w:szCs w:val="28"/>
                      <w:vertAlign w:val="baseline"/>
                      <w:lang w:bidi="ar-SA"/>
                    </w:rPr>
                    <w:t>The first method of defining the colour in the CSS is directly writing the particular colour name. Its example is</w:t>
                  </w:r>
                </w:p>
                <w:p w:rsidR="00823246" w:rsidRDefault="00823246" w:rsidP="00886378">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#firstPara</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ind w:left="36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blueviolet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Color by name */</w:t>
                  </w:r>
                </w:p>
                <w:p w:rsidR="00823246" w:rsidRDefault="00823246" w:rsidP="00886378">
                  <w:pPr>
                    <w:pStyle w:val="HTMLPreformatted"/>
                    <w:shd w:val="clear" w:color="auto" w:fill="272822"/>
                    <w:spacing w:before="120" w:after="120"/>
                    <w:ind w:left="360"/>
                    <w:rPr>
                      <w:rStyle w:val="token"/>
                      <w:rFonts w:ascii="Consolas" w:eastAsiaTheme="majorEastAsia" w:hAnsi="Consolas" w:cs="Consolas"/>
                      <w:color w:val="F8F8F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ind w:left="360"/>
                    <w:rPr>
                      <w:rFonts w:ascii="Consolas" w:hAnsi="Consolas" w:cs="Consolas"/>
                      <w:color w:val="F8F8F2"/>
                      <w:sz w:val="12"/>
                      <w:szCs w:val="12"/>
                    </w:rPr>
                  </w:pPr>
                </w:p>
                <w:p w:rsidR="00823246" w:rsidRPr="00886378" w:rsidRDefault="00823246" w:rsidP="00886378">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886378">
                    <w:rPr>
                      <w:rFonts w:ascii="Helvetica" w:eastAsia="Times New Roman" w:hAnsi="Helvetica" w:cs="Helvetica"/>
                      <w:color w:val="212529"/>
                      <w:sz w:val="28"/>
                      <w:szCs w:val="28"/>
                      <w:vertAlign w:val="baseline"/>
                      <w:lang w:bidi="ar-SA"/>
                    </w:rPr>
                    <w:t>Here, we treat RGB as a function and pass the values in that function for red, green and blue. As we give different values in the function, it creates various combinations of different colours combined with red, green, and blue. </w:t>
                  </w:r>
                </w:p>
                <w:p w:rsidR="00823246" w:rsidRPr="00886378" w:rsidRDefault="00823246" w:rsidP="00886378">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886378">
                    <w:rPr>
                      <w:rFonts w:ascii="Helvetica" w:eastAsia="Times New Roman" w:hAnsi="Helvetica" w:cs="Helvetica"/>
                      <w:color w:val="212529"/>
                      <w:sz w:val="28"/>
                      <w:szCs w:val="28"/>
                      <w:vertAlign w:val="baseline"/>
                      <w:lang w:bidi="ar-SA"/>
                    </w:rPr>
                    <w:t>3. The third way is by giving </w:t>
                  </w:r>
                  <w:r w:rsidRPr="00886378">
                    <w:rPr>
                      <w:rFonts w:ascii="Helvetica" w:eastAsia="Times New Roman" w:hAnsi="Helvetica" w:cs="Helvetica"/>
                      <w:i/>
                      <w:iCs/>
                      <w:color w:val="212529"/>
                      <w:sz w:val="28"/>
                      <w:szCs w:val="28"/>
                      <w:vertAlign w:val="baseline"/>
                      <w:lang w:bidi="ar-SA"/>
                    </w:rPr>
                    <w:t>hex colours.</w:t>
                  </w:r>
                  <w:r w:rsidRPr="00886378">
                    <w:rPr>
                      <w:rFonts w:ascii="Helvetica" w:eastAsia="Times New Roman" w:hAnsi="Helvetica" w:cs="Helvetica"/>
                      <w:color w:val="212529"/>
                      <w:sz w:val="28"/>
                      <w:szCs w:val="28"/>
                      <w:vertAlign w:val="baseline"/>
                      <w:lang w:bidi="ar-SA"/>
                    </w:rPr>
                    <w:t> However, it is very rarely used.</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#thirdPara</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white</w:t>
                  </w:r>
                  <w:r>
                    <w:rPr>
                      <w:rStyle w:val="token"/>
                      <w:rFonts w:ascii="Consolas" w:eastAsiaTheme="majorEastAsia" w:hAnsi="Consolas" w:cs="Consolas"/>
                      <w:color w:val="F8F8F2"/>
                    </w:rPr>
                    <w:t>;</w:t>
                  </w:r>
                </w:p>
                <w:p w:rsidR="00823246" w:rsidRDefault="00823246" w:rsidP="00886378">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#ff4532</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Color by hex value */</w:t>
                  </w:r>
                </w:p>
                <w:p w:rsidR="00823246" w:rsidRDefault="00823246" w:rsidP="00886378">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Pr="00886378" w:rsidRDefault="00823246" w:rsidP="00886378">
                  <w:pPr>
                    <w:spacing w:line="240" w:lineRule="auto"/>
                    <w:rPr>
                      <w:rFonts w:ascii="Helvetica" w:hAnsi="Helvetica" w:cs="Helvetica"/>
                      <w:b/>
                      <w:color w:val="212529"/>
                      <w:sz w:val="28"/>
                      <w:szCs w:val="28"/>
                      <w:shd w:val="clear" w:color="auto" w:fill="F8F9FA"/>
                    </w:rPr>
                  </w:pPr>
                  <w:r w:rsidRPr="00886378">
                    <w:rPr>
                      <w:rFonts w:ascii="Helvetica" w:hAnsi="Helvetica" w:cs="Helvetica"/>
                      <w:b/>
                      <w:color w:val="212529"/>
                      <w:sz w:val="28"/>
                      <w:szCs w:val="28"/>
                      <w:shd w:val="clear" w:color="auto" w:fill="F8F9FA"/>
                    </w:rPr>
                    <w:t>In the above code, we can see the “#” character. It is used to give the hexadecimal value of any colour. You will find various references on the Internet to generate the hexadecimal values of different colours.</w:t>
                  </w:r>
                </w:p>
                <w:p w:rsidR="00823246" w:rsidRPr="00886378" w:rsidRDefault="00823246" w:rsidP="00886378">
                  <w:pPr>
                    <w:spacing w:line="240" w:lineRule="auto"/>
                    <w:rPr>
                      <w:b/>
                    </w:rPr>
                  </w:pPr>
                  <w:r w:rsidRPr="00886378">
                    <w:rPr>
                      <w:rFonts w:ascii="Helvetica" w:hAnsi="Helvetica" w:cs="Helvetica"/>
                      <w:b/>
                      <w:color w:val="212529"/>
                      <w:sz w:val="28"/>
                      <w:szCs w:val="28"/>
                      <w:shd w:val="clear" w:color="auto" w:fill="F8F9FA"/>
                    </w:rPr>
                    <w:t>Let us now understand the working of hex colours. Hex colour is also a kind of RGB. For example, let’s take one hex value as </w:t>
                  </w:r>
                  <w:r w:rsidRPr="00886378">
                    <w:rPr>
                      <w:rFonts w:ascii="Helvetica" w:hAnsi="Helvetica" w:cs="Helvetica"/>
                      <w:b/>
                      <w:bCs/>
                      <w:color w:val="212529"/>
                      <w:sz w:val="28"/>
                    </w:rPr>
                    <w:t>‘#60DCA4</w:t>
                  </w:r>
                  <w:r w:rsidRPr="00886378">
                    <w:rPr>
                      <w:rFonts w:ascii="Helvetica" w:hAnsi="Helvetica" w:cs="Helvetica"/>
                      <w:b/>
                      <w:color w:val="212529"/>
                      <w:sz w:val="28"/>
                      <w:szCs w:val="28"/>
                      <w:shd w:val="clear" w:color="auto" w:fill="F8F9FA"/>
                    </w:rPr>
                    <w:t>’, here </w:t>
                  </w:r>
                  <w:r w:rsidRPr="00886378">
                    <w:rPr>
                      <w:rFonts w:ascii="Helvetica" w:hAnsi="Helvetica" w:cs="Helvetica"/>
                      <w:b/>
                      <w:i/>
                      <w:iCs/>
                      <w:color w:val="212529"/>
                      <w:sz w:val="28"/>
                      <w:szCs w:val="28"/>
                    </w:rPr>
                    <w:t>60</w:t>
                  </w:r>
                  <w:r w:rsidRPr="00886378">
                    <w:rPr>
                      <w:rFonts w:ascii="Helvetica" w:hAnsi="Helvetica" w:cs="Helvetica"/>
                      <w:b/>
                      <w:color w:val="212529"/>
                      <w:sz w:val="28"/>
                      <w:szCs w:val="28"/>
                      <w:shd w:val="clear" w:color="auto" w:fill="F8F9FA"/>
                    </w:rPr>
                    <w:t> is red of RGB, </w:t>
                  </w:r>
                  <w:r w:rsidRPr="00886378">
                    <w:rPr>
                      <w:rFonts w:ascii="Helvetica" w:hAnsi="Helvetica" w:cs="Helvetica"/>
                      <w:b/>
                      <w:i/>
                      <w:iCs/>
                      <w:color w:val="212529"/>
                      <w:sz w:val="28"/>
                      <w:szCs w:val="28"/>
                    </w:rPr>
                    <w:t>DC</w:t>
                  </w:r>
                  <w:r w:rsidRPr="00886378">
                    <w:rPr>
                      <w:rFonts w:ascii="Helvetica" w:hAnsi="Helvetica" w:cs="Helvetica"/>
                      <w:b/>
                      <w:color w:val="212529"/>
                      <w:sz w:val="28"/>
                      <w:szCs w:val="28"/>
                      <w:shd w:val="clear" w:color="auto" w:fill="F8F9FA"/>
                    </w:rPr>
                    <w:t> is green of RGB, and </w:t>
                  </w:r>
                  <w:r w:rsidRPr="00886378">
                    <w:rPr>
                      <w:rFonts w:ascii="Helvetica" w:hAnsi="Helvetica" w:cs="Helvetica"/>
                      <w:b/>
                      <w:i/>
                      <w:iCs/>
                      <w:color w:val="212529"/>
                      <w:sz w:val="28"/>
                      <w:szCs w:val="28"/>
                    </w:rPr>
                    <w:t>A4</w:t>
                  </w:r>
                  <w:r w:rsidRPr="00886378">
                    <w:rPr>
                      <w:rFonts w:ascii="Helvetica" w:hAnsi="Helvetica" w:cs="Helvetica"/>
                      <w:b/>
                      <w:color w:val="212529"/>
                      <w:sz w:val="28"/>
                      <w:szCs w:val="28"/>
                      <w:shd w:val="clear" w:color="auto" w:fill="F8F9FA"/>
                    </w:rPr>
                    <w:t> is the blue of RGB. The same value in RGB for this colour would be something </w:t>
                  </w:r>
                  <w:r w:rsidRPr="00886378">
                    <w:rPr>
                      <w:rFonts w:ascii="Helvetica" w:hAnsi="Helvetica" w:cs="Helvetica"/>
                      <w:b/>
                      <w:bCs/>
                      <w:color w:val="212529"/>
                      <w:sz w:val="28"/>
                    </w:rPr>
                    <w:t>(96, 220,164)</w:t>
                  </w:r>
                  <w:r w:rsidRPr="00886378">
                    <w:rPr>
                      <w:rFonts w:ascii="Helvetica" w:hAnsi="Helvetica" w:cs="Helvetica"/>
                      <w:b/>
                      <w:color w:val="212529"/>
                      <w:sz w:val="28"/>
                      <w:szCs w:val="28"/>
                      <w:shd w:val="clear" w:color="auto" w:fill="F8F9FA"/>
                    </w:rPr>
                    <w:t>.</w:t>
                  </w:r>
                </w:p>
                <w:p w:rsidR="00823246" w:rsidRPr="00886378" w:rsidRDefault="00823246" w:rsidP="00886378">
                  <w:pPr>
                    <w:spacing w:line="240" w:lineRule="auto"/>
                    <w:rPr>
                      <w:rFonts w:ascii="Helvetica" w:hAnsi="Helvetica" w:cs="Helvetica"/>
                      <w:b/>
                      <w:color w:val="212529"/>
                      <w:sz w:val="28"/>
                      <w:szCs w:val="28"/>
                      <w:shd w:val="clear" w:color="auto" w:fill="F8F9FA"/>
                    </w:rPr>
                  </w:pPr>
                  <w:r w:rsidRPr="00886378">
                    <w:rPr>
                      <w:rFonts w:ascii="Helvetica" w:hAnsi="Helvetica" w:cs="Helvetica"/>
                      <w:b/>
                      <w:color w:val="212529"/>
                      <w:sz w:val="28"/>
                      <w:szCs w:val="28"/>
                      <w:shd w:val="clear" w:color="auto" w:fill="F8F9FA"/>
                    </w:rPr>
                    <w:t>Colour picker is one of the most interesting things that you will find in VS code by using any of the colour types. You can select any of the colours from the colour picker, and the values will automatically get set by the colour picker for that particular colour type.</w:t>
                  </w:r>
                </w:p>
                <w:p w:rsidR="00823246" w:rsidRPr="00886378" w:rsidRDefault="00823246" w:rsidP="00886378">
                  <w:pPr>
                    <w:spacing w:line="240" w:lineRule="auto"/>
                    <w:rPr>
                      <w:b/>
                      <w:sz w:val="28"/>
                    </w:rPr>
                  </w:pPr>
                  <w:r w:rsidRPr="00886378">
                    <w:rPr>
                      <w:rFonts w:ascii="Helvetica" w:hAnsi="Helvetica" w:cs="Helvetica"/>
                      <w:b/>
                      <w:color w:val="212529"/>
                      <w:sz w:val="28"/>
                      <w:szCs w:val="28"/>
                      <w:shd w:val="clear" w:color="auto" w:fill="F8F9FA"/>
                    </w:rPr>
                    <w:t>The background colour also works the same way as the text colour works, for example:</w:t>
                  </w:r>
                </w:p>
              </w:txbxContent>
            </v:textbox>
          </v:shape>
        </w:pict>
      </w:r>
    </w:p>
    <w:p w:rsidR="00210114" w:rsidRDefault="00210114">
      <w:r>
        <w:br w:type="page"/>
      </w:r>
    </w:p>
    <w:p w:rsidR="007C5F49" w:rsidRDefault="00693354">
      <w:r>
        <w:rPr>
          <w:noProof/>
          <w:lang w:bidi="ar-SA"/>
        </w:rPr>
        <w:lastRenderedPageBreak/>
        <w:pict>
          <v:shape id="_x0000_s1057" type="#_x0000_t202" style="position:absolute;left:0;text-align:left;margin-left:-63.75pt;margin-top:-65.25pt;width:594pt;height:778.5pt;z-index:251678720" stroked="f">
            <v:textbox>
              <w:txbxContent>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#secondPara</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E6DB74"/>
                    </w:rPr>
                    <w:t>rgb</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0</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0</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0</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Pr="002E7F15" w:rsidRDefault="00823246" w:rsidP="002E7F15">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2E7F15">
                    <w:rPr>
                      <w:rFonts w:ascii="Helvetica" w:eastAsia="Times New Roman" w:hAnsi="Helvetica" w:cs="Helvetica"/>
                      <w:color w:val="212529"/>
                      <w:sz w:val="28"/>
                      <w:szCs w:val="28"/>
                      <w:vertAlign w:val="baseline"/>
                      <w:lang w:bidi="ar-SA"/>
                    </w:rPr>
                    <w:t>Wherever the colour property is used in CSS, you can apply any of the above three methods. Certain more properties use colour, like border property and background colour, which we will learn step by step as we move ahead in building professional websites. </w:t>
                  </w:r>
                </w:p>
                <w:p w:rsidR="00823246" w:rsidRPr="002E7F15" w:rsidRDefault="00823246" w:rsidP="002E7F15">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2E7F15">
                    <w:rPr>
                      <w:rFonts w:ascii="Helvetica" w:eastAsia="Times New Roman" w:hAnsi="Helvetica" w:cs="Helvetica"/>
                      <w:color w:val="212529"/>
                      <w:sz w:val="28"/>
                      <w:szCs w:val="28"/>
                      <w:vertAlign w:val="baseline"/>
                      <w:lang w:bidi="ar-SA"/>
                    </w:rPr>
                    <w:t>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8292A2"/>
                    </w:rPr>
                    <w:t>DOCTYPE html</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html </w:t>
                  </w:r>
                  <w:r>
                    <w:rPr>
                      <w:rStyle w:val="token"/>
                      <w:rFonts w:ascii="Consolas" w:eastAsiaTheme="majorEastAsia" w:hAnsi="Consolas" w:cs="Consolas"/>
                      <w:color w:val="A6E22E"/>
                    </w:rPr>
                    <w:t>lang</w:t>
                  </w:r>
                  <w:r>
                    <w:rPr>
                      <w:rStyle w:val="token"/>
                      <w:rFonts w:ascii="Consolas" w:eastAsiaTheme="majorEastAsia" w:hAnsi="Consolas" w:cs="Consolas"/>
                      <w:color w:val="F8F8F2"/>
                    </w:rPr>
                    <w:t>="</w:t>
                  </w:r>
                  <w:r>
                    <w:rPr>
                      <w:rStyle w:val="token"/>
                      <w:rFonts w:ascii="Consolas" w:eastAsiaTheme="majorEastAsia" w:hAnsi="Consolas" w:cs="Consolas"/>
                      <w:color w:val="E6DB74"/>
                    </w:rPr>
                    <w:t>en</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head</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meta </w:t>
                  </w:r>
                  <w:r>
                    <w:rPr>
                      <w:rStyle w:val="token"/>
                      <w:rFonts w:ascii="Consolas" w:eastAsiaTheme="majorEastAsia" w:hAnsi="Consolas" w:cs="Consolas"/>
                      <w:color w:val="A6E22E"/>
                    </w:rPr>
                    <w:t>charset</w:t>
                  </w:r>
                  <w:r>
                    <w:rPr>
                      <w:rStyle w:val="token"/>
                      <w:rFonts w:ascii="Consolas" w:eastAsiaTheme="majorEastAsia" w:hAnsi="Consolas" w:cs="Consolas"/>
                      <w:color w:val="F8F8F2"/>
                    </w:rPr>
                    <w:t>="</w:t>
                  </w:r>
                  <w:r>
                    <w:rPr>
                      <w:rStyle w:val="token"/>
                      <w:rFonts w:ascii="Consolas" w:eastAsiaTheme="majorEastAsia" w:hAnsi="Consolas" w:cs="Consolas"/>
                      <w:color w:val="E6DB74"/>
                    </w:rPr>
                    <w:t>UTF-8</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meta </w:t>
                  </w:r>
                  <w:r>
                    <w:rPr>
                      <w:rStyle w:val="token"/>
                      <w:rFonts w:ascii="Consolas" w:eastAsiaTheme="majorEastAsia" w:hAnsi="Consolas" w:cs="Consolas"/>
                      <w:color w:val="A6E22E"/>
                    </w:rPr>
                    <w:t>name</w:t>
                  </w:r>
                  <w:r>
                    <w:rPr>
                      <w:rStyle w:val="token"/>
                      <w:rFonts w:ascii="Consolas" w:eastAsiaTheme="majorEastAsia" w:hAnsi="Consolas" w:cs="Consolas"/>
                      <w:color w:val="F8F8F2"/>
                    </w:rPr>
                    <w:t>="</w:t>
                  </w:r>
                  <w:r>
                    <w:rPr>
                      <w:rStyle w:val="token"/>
                      <w:rFonts w:ascii="Consolas" w:eastAsiaTheme="majorEastAsia" w:hAnsi="Consolas" w:cs="Consolas"/>
                      <w:color w:val="E6DB74"/>
                    </w:rPr>
                    <w:t>viewport</w:t>
                  </w:r>
                  <w:r>
                    <w:rPr>
                      <w:rStyle w:val="token"/>
                      <w:rFonts w:ascii="Consolas" w:eastAsiaTheme="majorEastAsia" w:hAnsi="Consolas" w:cs="Consolas"/>
                      <w:color w:val="F8F8F2"/>
                    </w:rPr>
                    <w:t>"</w:t>
                  </w:r>
                  <w:r>
                    <w:rPr>
                      <w:rStyle w:val="token"/>
                      <w:rFonts w:ascii="Consolas" w:eastAsiaTheme="majorEastAsia" w:hAnsi="Consolas" w:cs="Consolas"/>
                      <w:color w:val="F92672"/>
                    </w:rPr>
                    <w:t xml:space="preserve"> </w:t>
                  </w:r>
                  <w:r>
                    <w:rPr>
                      <w:rStyle w:val="token"/>
                      <w:rFonts w:ascii="Consolas" w:eastAsiaTheme="majorEastAsia" w:hAnsi="Consolas" w:cs="Consolas"/>
                      <w:color w:val="A6E22E"/>
                    </w:rPr>
                    <w:t>content</w:t>
                  </w:r>
                  <w:r>
                    <w:rPr>
                      <w:rStyle w:val="token"/>
                      <w:rFonts w:ascii="Consolas" w:eastAsiaTheme="majorEastAsia" w:hAnsi="Consolas" w:cs="Consolas"/>
                      <w:color w:val="F8F8F2"/>
                    </w:rPr>
                    <w:t>="</w:t>
                  </w:r>
                  <w:r>
                    <w:rPr>
                      <w:rStyle w:val="token"/>
                      <w:rFonts w:ascii="Consolas" w:eastAsiaTheme="majorEastAsia" w:hAnsi="Consolas" w:cs="Consolas"/>
                      <w:color w:val="E6DB74"/>
                    </w:rPr>
                    <w:t>width=device-width, initial-scale=1.0</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meta </w:t>
                  </w:r>
                  <w:r>
                    <w:rPr>
                      <w:rStyle w:val="token"/>
                      <w:rFonts w:ascii="Consolas" w:eastAsiaTheme="majorEastAsia" w:hAnsi="Consolas" w:cs="Consolas"/>
                      <w:color w:val="A6E22E"/>
                    </w:rPr>
                    <w:t>http-equiv</w:t>
                  </w:r>
                  <w:r>
                    <w:rPr>
                      <w:rStyle w:val="token"/>
                      <w:rFonts w:ascii="Consolas" w:eastAsiaTheme="majorEastAsia" w:hAnsi="Consolas" w:cs="Consolas"/>
                      <w:color w:val="F8F8F2"/>
                    </w:rPr>
                    <w:t>="</w:t>
                  </w:r>
                  <w:r>
                    <w:rPr>
                      <w:rStyle w:val="token"/>
                      <w:rFonts w:ascii="Consolas" w:eastAsiaTheme="majorEastAsia" w:hAnsi="Consolas" w:cs="Consolas"/>
                      <w:color w:val="E6DB74"/>
                    </w:rPr>
                    <w:t>X-UA-Compatible</w:t>
                  </w:r>
                  <w:r>
                    <w:rPr>
                      <w:rStyle w:val="token"/>
                      <w:rFonts w:ascii="Consolas" w:eastAsiaTheme="majorEastAsia" w:hAnsi="Consolas" w:cs="Consolas"/>
                      <w:color w:val="F8F8F2"/>
                    </w:rPr>
                    <w:t>"</w:t>
                  </w:r>
                  <w:r>
                    <w:rPr>
                      <w:rStyle w:val="token"/>
                      <w:rFonts w:ascii="Consolas" w:eastAsiaTheme="majorEastAsia" w:hAnsi="Consolas" w:cs="Consolas"/>
                      <w:color w:val="F92672"/>
                    </w:rPr>
                    <w:t xml:space="preserve"> </w:t>
                  </w:r>
                  <w:r>
                    <w:rPr>
                      <w:rStyle w:val="token"/>
                      <w:rFonts w:ascii="Consolas" w:eastAsiaTheme="majorEastAsia" w:hAnsi="Consolas" w:cs="Consolas"/>
                      <w:color w:val="A6E22E"/>
                    </w:rPr>
                    <w:t>content</w:t>
                  </w:r>
                  <w:r>
                    <w:rPr>
                      <w:rStyle w:val="token"/>
                      <w:rFonts w:ascii="Consolas" w:eastAsiaTheme="majorEastAsia" w:hAnsi="Consolas" w:cs="Consolas"/>
                      <w:color w:val="F8F8F2"/>
                    </w:rPr>
                    <w:t>="</w:t>
                  </w:r>
                  <w:r>
                    <w:rPr>
                      <w:rStyle w:val="token"/>
                      <w:rFonts w:ascii="Consolas" w:eastAsiaTheme="majorEastAsia" w:hAnsi="Consolas" w:cs="Consolas"/>
                      <w:color w:val="E6DB74"/>
                    </w:rPr>
                    <w:t>ie=edge</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title</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Colors in CSS</w:t>
                  </w:r>
                  <w:r>
                    <w:rPr>
                      <w:rStyle w:val="token"/>
                      <w:rFonts w:ascii="Consolas" w:eastAsiaTheme="majorEastAsia" w:hAnsi="Consolas" w:cs="Consolas"/>
                      <w:color w:val="F8F8F2"/>
                    </w:rPr>
                    <w:t>&lt;/</w:t>
                  </w:r>
                  <w:r>
                    <w:rPr>
                      <w:rStyle w:val="token"/>
                      <w:rFonts w:ascii="Consolas" w:eastAsiaTheme="majorEastAsia" w:hAnsi="Consolas" w:cs="Consolas"/>
                      <w:color w:val="F92672"/>
                    </w:rPr>
                    <w:t>title</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#firstPara{</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color:blueviolet; /* Color by name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#secondPara{</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color: rgb(223, 130, 54); /* Color by rgb value */</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#thirdPara{</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color: white;</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background-color: #ff4532; /* Color by hex value */</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style</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head</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body</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h2</w:t>
                  </w:r>
                  <w:r w:rsidRPr="002E7F15">
                    <w:rPr>
                      <w:rStyle w:val="token"/>
                      <w:rFonts w:ascii="Consolas" w:eastAsiaTheme="majorEastAsia" w:hAnsi="Consolas" w:cs="Consolas"/>
                      <w:color w:val="F8F8F2"/>
                      <w:sz w:val="18"/>
                    </w:rPr>
                    <w:t>&gt;</w:t>
                  </w:r>
                  <w:r w:rsidRPr="002E7F15">
                    <w:rPr>
                      <w:rStyle w:val="HTMLCode"/>
                      <w:rFonts w:ascii="Consolas" w:eastAsiaTheme="majorEastAsia" w:hAnsi="Consolas" w:cs="Consolas"/>
                      <w:color w:val="F8F8F2"/>
                      <w:sz w:val="22"/>
                      <w:szCs w:val="24"/>
                    </w:rPr>
                    <w:t>This is my first box</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h2</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 xml:space="preserve">p </w:t>
                  </w:r>
                  <w:r w:rsidRPr="002E7F15">
                    <w:rPr>
                      <w:rStyle w:val="token"/>
                      <w:rFonts w:ascii="Consolas" w:eastAsiaTheme="majorEastAsia" w:hAnsi="Consolas" w:cs="Consolas"/>
                      <w:color w:val="A6E22E"/>
                      <w:sz w:val="18"/>
                    </w:rPr>
                    <w:t>id</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E6DB74"/>
                      <w:sz w:val="18"/>
                    </w:rPr>
                    <w:t>firstPara</w:t>
                  </w:r>
                  <w:r w:rsidRPr="002E7F15">
                    <w:rPr>
                      <w:rStyle w:val="token"/>
                      <w:rFonts w:ascii="Consolas" w:eastAsiaTheme="majorEastAsia" w:hAnsi="Consolas" w:cs="Consolas"/>
                      <w:color w:val="F8F8F2"/>
                      <w:sz w:val="18"/>
                    </w:rPr>
                    <w:t>"&gt;</w:t>
                  </w:r>
                  <w:r w:rsidRPr="002E7F15">
                    <w:rPr>
                      <w:rStyle w:val="HTMLCode"/>
                      <w:rFonts w:ascii="Consolas" w:eastAsiaTheme="majorEastAsia" w:hAnsi="Consolas" w:cs="Consolas"/>
                      <w:color w:val="F8F8F2"/>
                      <w:sz w:val="22"/>
                      <w:szCs w:val="24"/>
                    </w:rPr>
                    <w:t>This is a paragraph from first box</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p</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h2</w:t>
                  </w:r>
                  <w:r w:rsidRPr="002E7F15">
                    <w:rPr>
                      <w:rStyle w:val="token"/>
                      <w:rFonts w:ascii="Consolas" w:eastAsiaTheme="majorEastAsia" w:hAnsi="Consolas" w:cs="Consolas"/>
                      <w:color w:val="F8F8F2"/>
                      <w:sz w:val="18"/>
                    </w:rPr>
                    <w:t>&gt;</w:t>
                  </w:r>
                  <w:r w:rsidRPr="002E7F15">
                    <w:rPr>
                      <w:rStyle w:val="HTMLCode"/>
                      <w:rFonts w:ascii="Consolas" w:eastAsiaTheme="majorEastAsia" w:hAnsi="Consolas" w:cs="Consolas"/>
                      <w:color w:val="F8F8F2"/>
                      <w:sz w:val="22"/>
                      <w:szCs w:val="24"/>
                    </w:rPr>
                    <w:t>This is my first box</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h2</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 xml:space="preserve">p </w:t>
                  </w:r>
                  <w:r w:rsidRPr="002E7F15">
                    <w:rPr>
                      <w:rStyle w:val="token"/>
                      <w:rFonts w:ascii="Consolas" w:eastAsiaTheme="majorEastAsia" w:hAnsi="Consolas" w:cs="Consolas"/>
                      <w:color w:val="A6E22E"/>
                      <w:sz w:val="18"/>
                    </w:rPr>
                    <w:t>id</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E6DB74"/>
                      <w:sz w:val="18"/>
                    </w:rPr>
                    <w:t>secondPara</w:t>
                  </w:r>
                  <w:r w:rsidRPr="002E7F15">
                    <w:rPr>
                      <w:rStyle w:val="token"/>
                      <w:rFonts w:ascii="Consolas" w:eastAsiaTheme="majorEastAsia" w:hAnsi="Consolas" w:cs="Consolas"/>
                      <w:color w:val="F8F8F2"/>
                      <w:sz w:val="18"/>
                    </w:rPr>
                    <w:t>"&gt;</w:t>
                  </w:r>
                  <w:r w:rsidRPr="002E7F15">
                    <w:rPr>
                      <w:rStyle w:val="HTMLCode"/>
                      <w:rFonts w:ascii="Consolas" w:eastAsiaTheme="majorEastAsia" w:hAnsi="Consolas" w:cs="Consolas"/>
                      <w:color w:val="F8F8F2"/>
                      <w:sz w:val="22"/>
                      <w:szCs w:val="24"/>
                    </w:rPr>
                    <w:t>This is a paragraph from second box</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p</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h2</w:t>
                  </w:r>
                  <w:r w:rsidRPr="002E7F15">
                    <w:rPr>
                      <w:rStyle w:val="token"/>
                      <w:rFonts w:ascii="Consolas" w:eastAsiaTheme="majorEastAsia" w:hAnsi="Consolas" w:cs="Consolas"/>
                      <w:color w:val="F8F8F2"/>
                      <w:sz w:val="18"/>
                    </w:rPr>
                    <w:t>&gt;</w:t>
                  </w:r>
                  <w:r w:rsidRPr="002E7F15">
                    <w:rPr>
                      <w:rStyle w:val="HTMLCode"/>
                      <w:rFonts w:ascii="Consolas" w:eastAsiaTheme="majorEastAsia" w:hAnsi="Consolas" w:cs="Consolas"/>
                      <w:color w:val="F8F8F2"/>
                      <w:sz w:val="22"/>
                      <w:szCs w:val="24"/>
                    </w:rPr>
                    <w:t>This is my first box</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h2</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 xml:space="preserve">p </w:t>
                  </w:r>
                  <w:r w:rsidRPr="002E7F15">
                    <w:rPr>
                      <w:rStyle w:val="token"/>
                      <w:rFonts w:ascii="Consolas" w:eastAsiaTheme="majorEastAsia" w:hAnsi="Consolas" w:cs="Consolas"/>
                      <w:color w:val="A6E22E"/>
                      <w:sz w:val="18"/>
                    </w:rPr>
                    <w:t>id</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E6DB74"/>
                      <w:sz w:val="18"/>
                    </w:rPr>
                    <w:t>thirdPara</w:t>
                  </w:r>
                  <w:r w:rsidRPr="002E7F15">
                    <w:rPr>
                      <w:rStyle w:val="token"/>
                      <w:rFonts w:ascii="Consolas" w:eastAsiaTheme="majorEastAsia" w:hAnsi="Consolas" w:cs="Consolas"/>
                      <w:color w:val="F8F8F2"/>
                      <w:sz w:val="18"/>
                    </w:rPr>
                    <w:t>"&gt;</w:t>
                  </w:r>
                  <w:r w:rsidRPr="002E7F15">
                    <w:rPr>
                      <w:rStyle w:val="HTMLCode"/>
                      <w:rFonts w:ascii="Consolas" w:eastAsiaTheme="majorEastAsia" w:hAnsi="Consolas" w:cs="Consolas"/>
                      <w:color w:val="F8F8F2"/>
                      <w:sz w:val="22"/>
                      <w:szCs w:val="24"/>
                    </w:rPr>
                    <w:t>This is a paragraph from third box</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p</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body</w:t>
                  </w:r>
                  <w:r w:rsidRPr="002E7F15">
                    <w:rPr>
                      <w:rStyle w:val="token"/>
                      <w:rFonts w:ascii="Consolas" w:eastAsiaTheme="majorEastAsia" w:hAnsi="Consolas" w:cs="Consolas"/>
                      <w:color w:val="F8F8F2"/>
                      <w:sz w:val="18"/>
                    </w:rPr>
                    <w:t>&gt;</w:t>
                  </w:r>
                </w:p>
                <w:p w:rsidR="00823246" w:rsidRDefault="00823246" w:rsidP="002E7F1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html</w:t>
                  </w:r>
                  <w:r>
                    <w:rPr>
                      <w:rStyle w:val="token"/>
                      <w:rFonts w:ascii="Consolas" w:eastAsiaTheme="majorEastAsia" w:hAnsi="Consolas" w:cs="Consolas"/>
                      <w:color w:val="F8F8F2"/>
                    </w:rPr>
                    <w:t>&gt;</w:t>
                  </w:r>
                </w:p>
                <w:p w:rsidR="00823246" w:rsidRDefault="00823246"/>
              </w:txbxContent>
            </v:textbox>
          </v:shape>
        </w:pict>
      </w:r>
    </w:p>
    <w:p w:rsidR="007C5F49" w:rsidRDefault="007C5F49">
      <w:r>
        <w:br w:type="page"/>
      </w:r>
    </w:p>
    <w:p w:rsidR="007C5F49" w:rsidRDefault="00693354">
      <w:r>
        <w:rPr>
          <w:noProof/>
          <w:lang w:bidi="ar-SA"/>
        </w:rPr>
        <w:lastRenderedPageBreak/>
        <w:pict>
          <v:shape id="_x0000_s1058" type="#_x0000_t202" style="position:absolute;left:0;text-align:left;margin-left:-60pt;margin-top:-63.75pt;width:588.75pt;height:776.25pt;z-index:251679744" stroked="f">
            <v:textbox>
              <w:txbxContent>
                <w:p w:rsidR="00823246" w:rsidRDefault="00823246" w:rsidP="002E7F15">
                  <w:pPr>
                    <w:spacing w:line="240" w:lineRule="auto"/>
                    <w:rPr>
                      <w:rFonts w:ascii="Helvetica" w:hAnsi="Helvetica" w:cs="Helvetica"/>
                      <w:i/>
                      <w:iCs/>
                      <w:color w:val="212529"/>
                      <w:sz w:val="28"/>
                    </w:rPr>
                  </w:pPr>
                  <w:r w:rsidRPr="002E7F15">
                    <w:rPr>
                      <w:rFonts w:ascii="Helvetica" w:hAnsi="Helvetica" w:cs="Helvetica"/>
                      <w:color w:val="212529"/>
                      <w:sz w:val="28"/>
                      <w:szCs w:val="28"/>
                      <w:shd w:val="clear" w:color="auto" w:fill="F8F9FA"/>
                    </w:rPr>
                    <w:t>Previously, we have seen about colors in CSS. In this tutorial, we are going to understand some other CSS properties like </w:t>
                  </w:r>
                  <w:r w:rsidRPr="002E7F15">
                    <w:rPr>
                      <w:rFonts w:ascii="Helvetica" w:hAnsi="Helvetica" w:cs="Helvetica"/>
                      <w:i/>
                      <w:iCs/>
                      <w:color w:val="212529"/>
                      <w:sz w:val="28"/>
                    </w:rPr>
                    <w:t>height, width, borders,</w:t>
                  </w:r>
                  <w:r w:rsidRPr="002E7F15">
                    <w:rPr>
                      <w:rFonts w:ascii="Helvetica" w:hAnsi="Helvetica" w:cs="Helvetica"/>
                      <w:color w:val="212529"/>
                      <w:sz w:val="28"/>
                      <w:szCs w:val="28"/>
                      <w:shd w:val="clear" w:color="auto" w:fill="F8F9FA"/>
                    </w:rPr>
                    <w:t> and</w:t>
                  </w:r>
                  <w:r w:rsidRPr="002E7F15">
                    <w:rPr>
                      <w:rFonts w:ascii="Helvetica" w:hAnsi="Helvetica" w:cs="Helvetica"/>
                      <w:i/>
                      <w:iCs/>
                      <w:color w:val="212529"/>
                      <w:sz w:val="28"/>
                    </w:rPr>
                    <w:t> backgrounds.</w:t>
                  </w:r>
                </w:p>
                <w:p w:rsidR="00823246" w:rsidRDefault="00823246" w:rsidP="002E7F1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Create a new file named</w:t>
                  </w:r>
                  <w:r w:rsidRPr="002E7F15">
                    <w:rPr>
                      <w:rFonts w:ascii="Helvetica" w:hAnsi="Helvetica" w:cs="Helvetica"/>
                      <w:i/>
                      <w:iCs/>
                      <w:color w:val="212529"/>
                      <w:sz w:val="28"/>
                    </w:rPr>
                    <w:t>l </w:t>
                  </w:r>
                  <w:r w:rsidRPr="002E7F15">
                    <w:rPr>
                      <w:rFonts w:ascii="Helvetica" w:hAnsi="Helvetica" w:cs="Helvetica"/>
                      <w:color w:val="212529"/>
                      <w:sz w:val="28"/>
                      <w:szCs w:val="28"/>
                      <w:shd w:val="clear" w:color="auto" w:fill="F8F9FA"/>
                    </w:rPr>
                    <w:t>and add an instant boilerplate as usual. Give the title as </w:t>
                  </w:r>
                  <w:r w:rsidRPr="002E7F15">
                    <w:rPr>
                      <w:rFonts w:ascii="Helvetica" w:hAnsi="Helvetica" w:cs="Helvetica"/>
                      <w:b/>
                      <w:bCs/>
                      <w:color w:val="212529"/>
                      <w:sz w:val="28"/>
                      <w:szCs w:val="28"/>
                    </w:rPr>
                    <w:t>Height, width, borders and backgrounds</w:t>
                  </w:r>
                  <w:r w:rsidRPr="002E7F15">
                    <w:rPr>
                      <w:rFonts w:ascii="Helvetica" w:hAnsi="Helvetica" w:cs="Helvetica"/>
                      <w:color w:val="212529"/>
                      <w:sz w:val="28"/>
                      <w:szCs w:val="28"/>
                      <w:shd w:val="clear" w:color="auto" w:fill="F8F9FA"/>
                    </w:rPr>
                    <w:t> in the &lt;title&gt; tag under the head section.</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firstPara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paragraph</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second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secondPara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second paragraph</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third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thirdPara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third paragraph</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2E7F1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2E7F1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Let us start by making some changes in the first paragraph. If we write the code as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#firstPara</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red</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height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100px</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width</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455px</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4px solid green</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token"/>
                      <w:rFonts w:ascii="Consolas" w:eastAsiaTheme="majorEastAsia" w:hAnsi="Consolas" w:cs="Consolas"/>
                      <w:color w:val="8292A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border-width: 4px;</w:t>
                  </w:r>
                </w:p>
                <w:p w:rsidR="00823246" w:rsidRDefault="00823246" w:rsidP="002E7F15">
                  <w:pPr>
                    <w:pStyle w:val="HTMLPreformatted"/>
                    <w:shd w:val="clear" w:color="auto" w:fill="272822"/>
                    <w:spacing w:before="120" w:after="120"/>
                    <w:rPr>
                      <w:rStyle w:val="token"/>
                      <w:rFonts w:ascii="Consolas" w:eastAsiaTheme="majorEastAsia" w:hAnsi="Consolas" w:cs="Consolas"/>
                      <w:color w:val="8292A2"/>
                    </w:rPr>
                  </w:pPr>
                  <w:r>
                    <w:rPr>
                      <w:rStyle w:val="token"/>
                      <w:rFonts w:ascii="Consolas" w:eastAsiaTheme="majorEastAsia" w:hAnsi="Consolas" w:cs="Consolas"/>
                      <w:color w:val="8292A2"/>
                    </w:rPr>
                    <w:t xml:space="preserve">            border-color: green;</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8292A2"/>
                    </w:rPr>
                    <w:t xml:space="preserve">            border-style: solid;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border-radius</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11px</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2E7F15">
                  <w:pPr>
                    <w:spacing w:line="240" w:lineRule="auto"/>
                    <w:rPr>
                      <w:rFonts w:ascii="Helvetica" w:hAnsi="Helvetica" w:cs="Helvetica"/>
                      <w:color w:val="212529"/>
                      <w:sz w:val="28"/>
                      <w:szCs w:val="28"/>
                      <w:shd w:val="clear" w:color="auto" w:fill="F8F9FA"/>
                    </w:rPr>
                  </w:pPr>
                  <w:r w:rsidRPr="002E7F15">
                    <w:rPr>
                      <w:rFonts w:ascii="Helvetica" w:hAnsi="Helvetica" w:cs="Helvetica"/>
                      <w:color w:val="212529"/>
                      <w:sz w:val="28"/>
                      <w:szCs w:val="28"/>
                      <w:shd w:val="clear" w:color="auto" w:fill="F8F9FA"/>
                    </w:rPr>
                    <w:t>We will see that the background of the text, will change to </w:t>
                  </w:r>
                  <w:r w:rsidRPr="002E7F15">
                    <w:rPr>
                      <w:rFonts w:ascii="Helvetica" w:hAnsi="Helvetica" w:cs="Helvetica"/>
                      <w:b/>
                      <w:bCs/>
                      <w:color w:val="212529"/>
                      <w:sz w:val="28"/>
                    </w:rPr>
                    <w:t>red</w:t>
                  </w:r>
                  <w:r w:rsidRPr="002E7F15">
                    <w:rPr>
                      <w:rFonts w:ascii="Helvetica" w:hAnsi="Helvetica" w:cs="Helvetica"/>
                      <w:color w:val="212529"/>
                      <w:sz w:val="28"/>
                      <w:szCs w:val="28"/>
                      <w:shd w:val="clear" w:color="auto" w:fill="F8F9FA"/>
                    </w:rPr>
                    <w:t> with a height of</w:t>
                  </w:r>
                  <w:r w:rsidRPr="002E7F15">
                    <w:rPr>
                      <w:rFonts w:ascii="Helvetica" w:hAnsi="Helvetica" w:cs="Helvetica"/>
                      <w:b/>
                      <w:bCs/>
                      <w:color w:val="212529"/>
                      <w:sz w:val="28"/>
                    </w:rPr>
                    <w:t> 100px</w:t>
                  </w:r>
                  <w:r w:rsidRPr="002E7F15">
                    <w:rPr>
                      <w:rFonts w:ascii="Helvetica" w:hAnsi="Helvetica" w:cs="Helvetica"/>
                      <w:color w:val="212529"/>
                      <w:sz w:val="28"/>
                      <w:szCs w:val="28"/>
                      <w:shd w:val="clear" w:color="auto" w:fill="F8F9FA"/>
                    </w:rPr>
                    <w:t>. Talking about its width, it will also be increased by</w:t>
                  </w:r>
                  <w:r w:rsidRPr="002E7F15">
                    <w:rPr>
                      <w:rFonts w:ascii="Helvetica" w:hAnsi="Helvetica" w:cs="Helvetica"/>
                      <w:b/>
                      <w:bCs/>
                      <w:color w:val="212529"/>
                      <w:sz w:val="28"/>
                    </w:rPr>
                    <w:t> 455px</w:t>
                  </w:r>
                  <w:r w:rsidRPr="002E7F15">
                    <w:rPr>
                      <w:rFonts w:ascii="Helvetica" w:hAnsi="Helvetica" w:cs="Helvetica"/>
                      <w:color w:val="212529"/>
                      <w:sz w:val="28"/>
                      <w:szCs w:val="28"/>
                      <w:shd w:val="clear" w:color="auto" w:fill="F8F9FA"/>
                    </w:rPr>
                    <w:t>. Talking about border, we can decide its width, type, color. In the above example we will see a</w:t>
                  </w:r>
                  <w:r w:rsidRPr="002E7F15">
                    <w:rPr>
                      <w:rFonts w:ascii="Helvetica" w:hAnsi="Helvetica" w:cs="Helvetica"/>
                      <w:b/>
                      <w:bCs/>
                      <w:color w:val="212529"/>
                      <w:sz w:val="28"/>
                    </w:rPr>
                    <w:t> 4px-solid </w:t>
                  </w:r>
                  <w:r w:rsidRPr="002E7F15">
                    <w:rPr>
                      <w:rFonts w:ascii="Helvetica" w:hAnsi="Helvetica" w:cs="Helvetica"/>
                      <w:color w:val="212529"/>
                      <w:sz w:val="28"/>
                      <w:szCs w:val="28"/>
                      <w:shd w:val="clear" w:color="auto" w:fill="F8F9FA"/>
                    </w:rPr>
                    <w:t>and </w:t>
                  </w:r>
                  <w:r w:rsidRPr="002E7F15">
                    <w:rPr>
                      <w:rFonts w:ascii="Helvetica" w:hAnsi="Helvetica" w:cs="Helvetica"/>
                      <w:b/>
                      <w:bCs/>
                      <w:color w:val="212529"/>
                      <w:sz w:val="28"/>
                    </w:rPr>
                    <w:t>green</w:t>
                  </w:r>
                  <w:r w:rsidRPr="002E7F15">
                    <w:rPr>
                      <w:rFonts w:ascii="Helvetica" w:hAnsi="Helvetica" w:cs="Helvetica"/>
                      <w:color w:val="212529"/>
                      <w:sz w:val="28"/>
                      <w:szCs w:val="28"/>
                      <w:shd w:val="clear" w:color="auto" w:fill="F8F9FA"/>
                    </w:rPr>
                    <w:t> color border around the text. </w:t>
                  </w:r>
                  <w:r w:rsidRPr="002E7F15">
                    <w:rPr>
                      <w:rFonts w:ascii="Helvetica" w:hAnsi="Helvetica" w:cs="Helvetica"/>
                      <w:i/>
                      <w:iCs/>
                      <w:color w:val="212529"/>
                      <w:sz w:val="28"/>
                      <w:szCs w:val="28"/>
                    </w:rPr>
                    <w:t>Border-radius </w:t>
                  </w:r>
                  <w:r w:rsidRPr="002E7F15">
                    <w:rPr>
                      <w:rFonts w:ascii="Helvetica" w:hAnsi="Helvetica" w:cs="Helvetica"/>
                      <w:color w:val="212529"/>
                      <w:sz w:val="28"/>
                      <w:szCs w:val="28"/>
                      <w:shd w:val="clear" w:color="auto" w:fill="F8F9FA"/>
                    </w:rPr>
                    <w:t>is used to make the ends of the border curvy. All the changes, you made till now, will look like this</w:t>
                  </w:r>
                </w:p>
                <w:p w:rsidR="00823246" w:rsidRDefault="00823246" w:rsidP="002E7F1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Now if the condition arises that you want to give a border only at one end, then what will you do. Let us understand with an example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#secondPara</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E6DB74"/>
                    </w:rPr>
                    <w:t>rgb</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58</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243</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98</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height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100px</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width</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455px</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border-top</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2px solid </w:t>
                  </w:r>
                  <w:r>
                    <w:rPr>
                      <w:rStyle w:val="token"/>
                      <w:rFonts w:ascii="Consolas" w:eastAsiaTheme="majorEastAsia" w:hAnsi="Consolas" w:cs="Consolas"/>
                      <w:color w:val="E6DB74"/>
                    </w:rPr>
                    <w:t>rgb</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231</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22</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231</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border-right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2px solid </w:t>
                  </w:r>
                  <w:r>
                    <w:rPr>
                      <w:rStyle w:val="token"/>
                      <w:rFonts w:ascii="Consolas" w:eastAsiaTheme="majorEastAsia" w:hAnsi="Consolas" w:cs="Consolas"/>
                      <w:color w:val="E6DB74"/>
                    </w:rPr>
                    <w:t>rgb</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18</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10</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133</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border-bottom</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2px solid </w:t>
                  </w:r>
                  <w:r>
                    <w:rPr>
                      <w:rStyle w:val="token"/>
                      <w:rFonts w:ascii="Consolas" w:eastAsiaTheme="majorEastAsia" w:hAnsi="Consolas" w:cs="Consolas"/>
                      <w:color w:val="E6DB74"/>
                    </w:rPr>
                    <w:t>rgba</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9</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144</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27</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0.774</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token"/>
                      <w:rFonts w:ascii="Consolas" w:eastAsiaTheme="majorEastAsia" w:hAnsi="Consolas" w:cs="Consolas"/>
                      <w:color w:val="F8F8F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border-left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2px solid </w:t>
                  </w:r>
                  <w:r>
                    <w:rPr>
                      <w:rStyle w:val="token"/>
                      <w:rFonts w:ascii="Consolas" w:eastAsiaTheme="majorEastAsia" w:hAnsi="Consolas" w:cs="Consolas"/>
                      <w:color w:val="E6DB74"/>
                    </w:rPr>
                    <w:t>rgb</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156</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42</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13</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token"/>
                      <w:rFonts w:ascii="Consolas" w:eastAsiaTheme="majorEastAsia" w:hAnsi="Consolas" w:cs="Consolas"/>
                      <w:color w:val="F8F8F2"/>
                    </w:rPr>
                  </w:pPr>
                </w:p>
                <w:p w:rsidR="00823246" w:rsidRDefault="00823246" w:rsidP="002E7F15">
                  <w:pPr>
                    <w:pStyle w:val="HTMLPreformatted"/>
                    <w:shd w:val="clear" w:color="auto" w:fill="272822"/>
                    <w:spacing w:before="120" w:after="120"/>
                    <w:rPr>
                      <w:rStyle w:val="token"/>
                      <w:rFonts w:ascii="Consolas" w:eastAsiaTheme="majorEastAsia" w:hAnsi="Consolas" w:cs="Consolas"/>
                      <w:color w:val="F8F8F2"/>
                    </w:rPr>
                  </w:pPr>
                </w:p>
                <w:p w:rsidR="00823246" w:rsidRDefault="00823246" w:rsidP="002E7F15">
                  <w:pPr>
                    <w:pStyle w:val="HTMLPreformatted"/>
                    <w:shd w:val="clear" w:color="auto" w:fill="272822"/>
                    <w:spacing w:before="120" w:after="120"/>
                    <w:rPr>
                      <w:rFonts w:ascii="Consolas" w:hAnsi="Consolas" w:cs="Consolas"/>
                      <w:color w:val="F8F8F2"/>
                      <w:sz w:val="12"/>
                      <w:szCs w:val="12"/>
                    </w:rPr>
                  </w:pPr>
                </w:p>
                <w:p w:rsidR="00823246" w:rsidRDefault="00823246" w:rsidP="002E7F15">
                  <w:pPr>
                    <w:spacing w:line="240" w:lineRule="auto"/>
                  </w:pPr>
                </w:p>
              </w:txbxContent>
            </v:textbox>
          </v:shape>
        </w:pict>
      </w:r>
    </w:p>
    <w:p w:rsidR="007C5F49" w:rsidRDefault="007C5F49">
      <w:r>
        <w:br w:type="page"/>
      </w:r>
    </w:p>
    <w:p w:rsidR="007C5F49" w:rsidRDefault="00693354">
      <w:r>
        <w:rPr>
          <w:noProof/>
          <w:lang w:bidi="ar-SA"/>
        </w:rPr>
        <w:lastRenderedPageBreak/>
        <w:pict>
          <v:shape id="_x0000_s1059" type="#_x0000_t202" style="position:absolute;left:0;text-align:left;margin-left:-64.5pt;margin-top:-64.5pt;width:600.75pt;height:779.25pt;z-index:251680768" stroked="f">
            <v:textbox>
              <w:txbxContent>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border-top-left-radius</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4px</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border-top-right-radius</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14px</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border-bottom-left-radius</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8px</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border-bottom-right-radius</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24px</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2E7F15">
                  <w:pPr>
                    <w:spacing w:line="240" w:lineRule="auto"/>
                    <w:rPr>
                      <w:rFonts w:ascii="Helvetica" w:hAnsi="Helvetica" w:cs="Helvetica"/>
                      <w:color w:val="212529"/>
                      <w:sz w:val="28"/>
                      <w:szCs w:val="28"/>
                      <w:shd w:val="clear" w:color="auto" w:fill="F8F9FA"/>
                    </w:rPr>
                  </w:pPr>
                  <w:r w:rsidRPr="002E7F15">
                    <w:rPr>
                      <w:rFonts w:ascii="Helvetica" w:hAnsi="Helvetica" w:cs="Helvetica"/>
                      <w:color w:val="212529"/>
                      <w:sz w:val="28"/>
                      <w:szCs w:val="28"/>
                      <w:shd w:val="clear" w:color="auto" w:fill="F8F9FA"/>
                    </w:rPr>
                    <w:t>If we want to change the properties of border on the</w:t>
                  </w:r>
                  <w:r w:rsidRPr="002E7F15">
                    <w:rPr>
                      <w:rFonts w:ascii="Helvetica" w:hAnsi="Helvetica" w:cs="Helvetica"/>
                      <w:b/>
                      <w:bCs/>
                      <w:color w:val="212529"/>
                      <w:sz w:val="28"/>
                    </w:rPr>
                    <w:t> top</w:t>
                  </w:r>
                  <w:r w:rsidRPr="002E7F15">
                    <w:rPr>
                      <w:rFonts w:ascii="Helvetica" w:hAnsi="Helvetica" w:cs="Helvetica"/>
                      <w:color w:val="212529"/>
                      <w:sz w:val="28"/>
                      <w:szCs w:val="28"/>
                      <w:shd w:val="clear" w:color="auto" w:fill="F8F9FA"/>
                    </w:rPr>
                    <w:t>, it can be done with </w:t>
                  </w:r>
                  <w:r w:rsidRPr="002E7F15">
                    <w:rPr>
                      <w:rFonts w:ascii="Helvetica" w:hAnsi="Helvetica" w:cs="Helvetica"/>
                      <w:i/>
                      <w:iCs/>
                      <w:color w:val="212529"/>
                      <w:sz w:val="28"/>
                      <w:szCs w:val="28"/>
                    </w:rPr>
                    <w:t>border-top.</w:t>
                  </w:r>
                  <w:r w:rsidRPr="002E7F15">
                    <w:rPr>
                      <w:rFonts w:ascii="Helvetica" w:hAnsi="Helvetica" w:cs="Helvetica"/>
                      <w:color w:val="212529"/>
                      <w:sz w:val="28"/>
                      <w:szCs w:val="28"/>
                      <w:shd w:val="clear" w:color="auto" w:fill="F8F9FA"/>
                    </w:rPr>
                    <w:t> Likewise, we can also change the other dimensions with the help of </w:t>
                  </w:r>
                  <w:r w:rsidRPr="002E7F15">
                    <w:rPr>
                      <w:rFonts w:ascii="Helvetica" w:hAnsi="Helvetica" w:cs="Helvetica"/>
                      <w:i/>
                      <w:iCs/>
                      <w:color w:val="212529"/>
                      <w:sz w:val="28"/>
                      <w:szCs w:val="28"/>
                    </w:rPr>
                    <w:t>border-right, border- bottom,</w:t>
                  </w:r>
                  <w:r w:rsidRPr="002E7F15">
                    <w:rPr>
                      <w:rFonts w:ascii="Helvetica" w:hAnsi="Helvetica" w:cs="Helvetica"/>
                      <w:color w:val="212529"/>
                      <w:sz w:val="28"/>
                      <w:szCs w:val="28"/>
                      <w:shd w:val="clear" w:color="auto" w:fill="F8F9FA"/>
                    </w:rPr>
                    <w:t> and </w:t>
                  </w:r>
                  <w:r w:rsidRPr="002E7F15">
                    <w:rPr>
                      <w:rFonts w:ascii="Helvetica" w:hAnsi="Helvetica" w:cs="Helvetica"/>
                      <w:i/>
                      <w:iCs/>
                      <w:color w:val="212529"/>
                      <w:sz w:val="28"/>
                      <w:szCs w:val="28"/>
                    </w:rPr>
                    <w:t>border-left</w:t>
                  </w:r>
                  <w:r w:rsidRPr="002E7F15">
                    <w:rPr>
                      <w:rFonts w:ascii="Helvetica" w:hAnsi="Helvetica" w:cs="Helvetica"/>
                      <w:color w:val="212529"/>
                      <w:sz w:val="28"/>
                      <w:szCs w:val="28"/>
                      <w:shd w:val="clear" w:color="auto" w:fill="F8F9FA"/>
                    </w:rPr>
                    <w:t xml:space="preserve"> as shown in the example. In the same way, we can modify different ends of border with different properties. For example, we can write </w:t>
                  </w:r>
                  <w:r w:rsidRPr="002E7F15">
                    <w:rPr>
                      <w:rFonts w:ascii="Helvetica" w:hAnsi="Helvetica" w:cs="Helvetica"/>
                      <w:color w:val="212529"/>
                      <w:sz w:val="28"/>
                      <w:szCs w:val="28"/>
                      <w:shd w:val="clear" w:color="auto" w:fill="F8F9FA"/>
                    </w:rPr>
                    <w:softHyphen/>
                  </w:r>
                  <w:r w:rsidRPr="002E7F15">
                    <w:rPr>
                      <w:rFonts w:ascii="Helvetica" w:hAnsi="Helvetica" w:cs="Helvetica"/>
                      <w:i/>
                      <w:iCs/>
                      <w:color w:val="212529"/>
                      <w:sz w:val="28"/>
                      <w:szCs w:val="28"/>
                    </w:rPr>
                    <w:t>border-top-left-radius </w:t>
                  </w:r>
                  <w:r w:rsidRPr="002E7F15">
                    <w:rPr>
                      <w:rFonts w:ascii="Helvetica" w:hAnsi="Helvetica" w:cs="Helvetica"/>
                      <w:color w:val="212529"/>
                      <w:sz w:val="28"/>
                      <w:szCs w:val="28"/>
                      <w:shd w:val="clear" w:color="auto" w:fill="F8F9FA"/>
                    </w:rPr>
                    <w:t>as 4px, </w:t>
                  </w:r>
                  <w:r w:rsidRPr="002E7F15">
                    <w:rPr>
                      <w:rFonts w:ascii="Helvetica" w:hAnsi="Helvetica" w:cs="Helvetica"/>
                      <w:i/>
                      <w:iCs/>
                      <w:color w:val="212529"/>
                      <w:sz w:val="28"/>
                      <w:szCs w:val="28"/>
                    </w:rPr>
                    <w:t>border-top-right-radius</w:t>
                  </w:r>
                  <w:r w:rsidRPr="002E7F15">
                    <w:rPr>
                      <w:rFonts w:ascii="Helvetica" w:hAnsi="Helvetica" w:cs="Helvetica"/>
                      <w:color w:val="212529"/>
                      <w:sz w:val="28"/>
                      <w:szCs w:val="28"/>
                      <w:shd w:val="clear" w:color="auto" w:fill="F8F9FA"/>
                    </w:rPr>
                    <w:t> as 14px, </w:t>
                  </w:r>
                  <w:r w:rsidRPr="002E7F15">
                    <w:rPr>
                      <w:rFonts w:ascii="Helvetica" w:hAnsi="Helvetica" w:cs="Helvetica"/>
                      <w:i/>
                      <w:iCs/>
                      <w:color w:val="212529"/>
                      <w:sz w:val="28"/>
                      <w:szCs w:val="28"/>
                    </w:rPr>
                    <w:t>border-bottom-left-radius</w:t>
                  </w:r>
                  <w:r w:rsidRPr="002E7F15">
                    <w:rPr>
                      <w:rFonts w:ascii="Helvetica" w:hAnsi="Helvetica" w:cs="Helvetica"/>
                      <w:color w:val="212529"/>
                      <w:sz w:val="28"/>
                      <w:szCs w:val="28"/>
                      <w:shd w:val="clear" w:color="auto" w:fill="F8F9FA"/>
                    </w:rPr>
                    <w:t> as 8px, and </w:t>
                  </w:r>
                  <w:r w:rsidRPr="002E7F15">
                    <w:rPr>
                      <w:rFonts w:ascii="Helvetica" w:hAnsi="Helvetica" w:cs="Helvetica"/>
                      <w:i/>
                      <w:iCs/>
                      <w:color w:val="212529"/>
                      <w:sz w:val="28"/>
                      <w:szCs w:val="28"/>
                    </w:rPr>
                    <w:t>border-bottom-right-radius</w:t>
                  </w:r>
                  <w:r w:rsidRPr="002E7F15">
                    <w:rPr>
                      <w:rFonts w:ascii="Helvetica" w:hAnsi="Helvetica" w:cs="Helvetica"/>
                      <w:color w:val="212529"/>
                      <w:sz w:val="28"/>
                      <w:szCs w:val="28"/>
                      <w:shd w:val="clear" w:color="auto" w:fill="F8F9FA"/>
                    </w:rPr>
                    <w:t> as 24px. All the changes made above, will be shown as-</w:t>
                  </w:r>
                </w:p>
                <w:p w:rsidR="00823246" w:rsidRDefault="00823246" w:rsidP="002E7F1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Now what if, if you want to add a background image behind the text that you have written. Let us understand this with the code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#thirdPara</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height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500px</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width</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455px</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background-image</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E6DB74"/>
                    </w:rPr>
                    <w:t>url</w:t>
                  </w:r>
                  <w:r>
                    <w:rPr>
                      <w:rStyle w:val="token"/>
                      <w:rFonts w:ascii="Consolas" w:eastAsiaTheme="majorEastAsia" w:hAnsi="Consolas" w:cs="Consolas"/>
                      <w:color w:val="F8F8F2"/>
                    </w:rPr>
                    <w:t>('https://codewithharry.com/static/common/img/photo.png');</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2px solid red</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background-repeat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no-repeat</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repeat-x and repeat-y will make it repeat on x and y axis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background-position: 192px 34px;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background-position</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center center</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background-position: bottom right; */</w:t>
                  </w:r>
                </w:p>
                <w:p w:rsidR="00823246" w:rsidRDefault="00823246" w:rsidP="002E7F1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background-position: top center; */</w:t>
                  </w:r>
                  <w:r>
                    <w:rPr>
                      <w:rStyle w:val="HTMLCode"/>
                      <w:rFonts w:ascii="Consolas" w:eastAsiaTheme="majorEastAsia" w:hAnsi="Consolas" w:cs="Consolas"/>
                      <w:color w:val="F8F8F2"/>
                      <w:sz w:val="24"/>
                      <w:szCs w:val="24"/>
                    </w:rPr>
                    <w:t xml:space="preserve"> </w:t>
                  </w:r>
                </w:p>
                <w:p w:rsidR="00823246" w:rsidRDefault="00823246" w:rsidP="002E7F15">
                  <w:pPr>
                    <w:pStyle w:val="HTMLPreformatted"/>
                    <w:shd w:val="clear" w:color="auto" w:fill="272822"/>
                    <w:spacing w:before="120" w:after="120"/>
                    <w:rPr>
                      <w:rStyle w:val="token"/>
                      <w:rFonts w:ascii="Consolas" w:eastAsiaTheme="majorEastAsia" w:hAnsi="Consolas" w:cs="Consolas"/>
                      <w:color w:val="F8F8F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2E7F15">
                  <w:pPr>
                    <w:pStyle w:val="HTMLPreformatted"/>
                    <w:shd w:val="clear" w:color="auto" w:fill="272822"/>
                    <w:spacing w:before="120" w:after="120"/>
                    <w:rPr>
                      <w:rFonts w:ascii="Consolas" w:hAnsi="Consolas" w:cs="Consolas"/>
                      <w:color w:val="F8F8F2"/>
                      <w:sz w:val="12"/>
                      <w:szCs w:val="12"/>
                    </w:rPr>
                  </w:pPr>
                </w:p>
                <w:p w:rsidR="00823246" w:rsidRDefault="00823246" w:rsidP="002E7F15">
                  <w:pPr>
                    <w:spacing w:line="240" w:lineRule="auto"/>
                    <w:rPr>
                      <w:rFonts w:ascii="Helvetica" w:hAnsi="Helvetica" w:cs="Helvetica"/>
                      <w:color w:val="212529"/>
                      <w:sz w:val="28"/>
                      <w:szCs w:val="28"/>
                      <w:shd w:val="clear" w:color="auto" w:fill="F8F9FA"/>
                    </w:rPr>
                  </w:pPr>
                  <w:r w:rsidRPr="002E7F15">
                    <w:rPr>
                      <w:rFonts w:ascii="Helvetica" w:hAnsi="Helvetica" w:cs="Helvetica"/>
                      <w:color w:val="212529"/>
                      <w:sz w:val="28"/>
                      <w:szCs w:val="28"/>
                      <w:shd w:val="clear" w:color="auto" w:fill="F8F9FA"/>
                    </w:rPr>
                    <w:t>There are two methods for adding a background image. Firstly, you can add directly by adding an URL of the image from website. Secondly, if you are having the files on your local computer, you can directly copy the path of the image. </w:t>
                  </w:r>
                  <w:r w:rsidRPr="002E7F15">
                    <w:rPr>
                      <w:rFonts w:ascii="Helvetica" w:hAnsi="Helvetica" w:cs="Helvetica"/>
                      <w:i/>
                      <w:iCs/>
                      <w:color w:val="212529"/>
                      <w:sz w:val="28"/>
                    </w:rPr>
                    <w:t>Background position</w:t>
                  </w:r>
                  <w:r w:rsidRPr="002E7F15">
                    <w:rPr>
                      <w:rFonts w:ascii="Helvetica" w:hAnsi="Helvetica" w:cs="Helvetica"/>
                      <w:color w:val="212529"/>
                      <w:sz w:val="28"/>
                      <w:szCs w:val="28"/>
                      <w:shd w:val="clear" w:color="auto" w:fill="F8F9FA"/>
                    </w:rPr>
                    <w:t> is used to align the image at different positions as per the instructions given. You can see the changes made below-</w:t>
                  </w:r>
                </w:p>
                <w:p w:rsidR="00823246" w:rsidRDefault="00823246" w:rsidP="002E7F1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So, I believe you must understood the concepts of different other properties related to borders and colors. You can try out different other combinations of these properties to get better knowledge.</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8292A2"/>
                      <w:sz w:val="18"/>
                    </w:rPr>
                    <w:t>DOCTYPE html</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 xml:space="preserve">html </w:t>
                  </w:r>
                  <w:r w:rsidRPr="002E7F15">
                    <w:rPr>
                      <w:rStyle w:val="token"/>
                      <w:rFonts w:ascii="Consolas" w:eastAsiaTheme="majorEastAsia" w:hAnsi="Consolas" w:cs="Consolas"/>
                      <w:color w:val="A6E22E"/>
                      <w:sz w:val="18"/>
                    </w:rPr>
                    <w:t>lang</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E6DB74"/>
                      <w:sz w:val="18"/>
                    </w:rPr>
                    <w:t>en</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head</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 xml:space="preserve">meta </w:t>
                  </w:r>
                  <w:r w:rsidRPr="002E7F15">
                    <w:rPr>
                      <w:rStyle w:val="token"/>
                      <w:rFonts w:ascii="Consolas" w:eastAsiaTheme="majorEastAsia" w:hAnsi="Consolas" w:cs="Consolas"/>
                      <w:color w:val="A6E22E"/>
                      <w:sz w:val="18"/>
                    </w:rPr>
                    <w:t>charset</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E6DB74"/>
                      <w:sz w:val="18"/>
                    </w:rPr>
                    <w:t>UTF-8</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 xml:space="preserve">meta </w:t>
                  </w:r>
                  <w:r w:rsidRPr="002E7F15">
                    <w:rPr>
                      <w:rStyle w:val="token"/>
                      <w:rFonts w:ascii="Consolas" w:eastAsiaTheme="majorEastAsia" w:hAnsi="Consolas" w:cs="Consolas"/>
                      <w:color w:val="A6E22E"/>
                      <w:sz w:val="18"/>
                    </w:rPr>
                    <w:t>name</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E6DB74"/>
                      <w:sz w:val="18"/>
                    </w:rPr>
                    <w:t>viewport</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F92672"/>
                      <w:sz w:val="18"/>
                    </w:rPr>
                    <w:t xml:space="preserve"> </w:t>
                  </w:r>
                  <w:r w:rsidRPr="002E7F15">
                    <w:rPr>
                      <w:rStyle w:val="token"/>
                      <w:rFonts w:ascii="Consolas" w:eastAsiaTheme="majorEastAsia" w:hAnsi="Consolas" w:cs="Consolas"/>
                      <w:color w:val="A6E22E"/>
                      <w:sz w:val="18"/>
                    </w:rPr>
                    <w:t>content</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E6DB74"/>
                      <w:sz w:val="18"/>
                    </w:rPr>
                    <w:t>width=device-width, initial-scale=1.0</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 xml:space="preserve">meta </w:t>
                  </w:r>
                  <w:r w:rsidRPr="002E7F15">
                    <w:rPr>
                      <w:rStyle w:val="token"/>
                      <w:rFonts w:ascii="Consolas" w:eastAsiaTheme="majorEastAsia" w:hAnsi="Consolas" w:cs="Consolas"/>
                      <w:color w:val="A6E22E"/>
                      <w:sz w:val="18"/>
                    </w:rPr>
                    <w:t>http-equiv</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E6DB74"/>
                      <w:sz w:val="18"/>
                    </w:rPr>
                    <w:t>X-UA-Compatible</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F92672"/>
                      <w:sz w:val="18"/>
                    </w:rPr>
                    <w:t xml:space="preserve"> </w:t>
                  </w:r>
                  <w:r w:rsidRPr="002E7F15">
                    <w:rPr>
                      <w:rStyle w:val="token"/>
                      <w:rFonts w:ascii="Consolas" w:eastAsiaTheme="majorEastAsia" w:hAnsi="Consolas" w:cs="Consolas"/>
                      <w:color w:val="A6E22E"/>
                      <w:sz w:val="18"/>
                    </w:rPr>
                    <w:t>content</w:t>
                  </w:r>
                  <w:r w:rsidRPr="002E7F15">
                    <w:rPr>
                      <w:rStyle w:val="token"/>
                      <w:rFonts w:ascii="Consolas" w:eastAsiaTheme="majorEastAsia" w:hAnsi="Consolas" w:cs="Consolas"/>
                      <w:color w:val="F8F8F2"/>
                      <w:sz w:val="18"/>
                    </w:rPr>
                    <w:t>="</w:t>
                  </w:r>
                  <w:r w:rsidRPr="002E7F15">
                    <w:rPr>
                      <w:rStyle w:val="token"/>
                      <w:rFonts w:ascii="Consolas" w:eastAsiaTheme="majorEastAsia" w:hAnsi="Consolas" w:cs="Consolas"/>
                      <w:color w:val="E6DB74"/>
                      <w:sz w:val="18"/>
                    </w:rPr>
                    <w:t>ie=edge</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title</w:t>
                  </w:r>
                  <w:r w:rsidRPr="002E7F15">
                    <w:rPr>
                      <w:rStyle w:val="token"/>
                      <w:rFonts w:ascii="Consolas" w:eastAsiaTheme="majorEastAsia" w:hAnsi="Consolas" w:cs="Consolas"/>
                      <w:color w:val="F8F8F2"/>
                      <w:sz w:val="18"/>
                    </w:rPr>
                    <w:t>&gt;</w:t>
                  </w:r>
                  <w:r w:rsidRPr="002E7F15">
                    <w:rPr>
                      <w:rStyle w:val="HTMLCode"/>
                      <w:rFonts w:ascii="Consolas" w:eastAsiaTheme="majorEastAsia" w:hAnsi="Consolas" w:cs="Consolas"/>
                      <w:color w:val="F8F8F2"/>
                      <w:sz w:val="22"/>
                      <w:szCs w:val="24"/>
                    </w:rPr>
                    <w:t xml:space="preserve">Height, width, borders and backgrounds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title</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t>
                  </w:r>
                  <w:r w:rsidRPr="002E7F15">
                    <w:rPr>
                      <w:rStyle w:val="token"/>
                      <w:rFonts w:ascii="Consolas" w:eastAsiaTheme="majorEastAsia" w:hAnsi="Consolas" w:cs="Consolas"/>
                      <w:color w:val="F8F8F2"/>
                      <w:sz w:val="18"/>
                    </w:rPr>
                    <w:t>&lt;</w:t>
                  </w:r>
                  <w:r w:rsidRPr="002E7F15">
                    <w:rPr>
                      <w:rStyle w:val="token"/>
                      <w:rFonts w:ascii="Consolas" w:eastAsiaTheme="majorEastAsia" w:hAnsi="Consolas" w:cs="Consolas"/>
                      <w:color w:val="F92672"/>
                      <w:sz w:val="18"/>
                    </w:rPr>
                    <w:t>style</w:t>
                  </w:r>
                  <w:r w:rsidRPr="002E7F15">
                    <w:rPr>
                      <w:rStyle w:val="token"/>
                      <w:rFonts w:ascii="Consolas" w:eastAsiaTheme="majorEastAsia" w:hAnsi="Consolas" w:cs="Consolas"/>
                      <w:color w:val="F8F8F2"/>
                      <w:sz w:val="18"/>
                    </w:rPr>
                    <w:t>&gt;</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#firstPara{</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background-color: red;</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height: 100px;</w:t>
                  </w:r>
                </w:p>
                <w:p w:rsidR="00823246" w:rsidRPr="002E7F15" w:rsidRDefault="00823246" w:rsidP="002E7F15">
                  <w:pPr>
                    <w:pStyle w:val="HTMLPreformatted"/>
                    <w:shd w:val="clear" w:color="auto" w:fill="272822"/>
                    <w:spacing w:before="120" w:after="120"/>
                    <w:rPr>
                      <w:rStyle w:val="HTMLCode"/>
                      <w:rFonts w:ascii="Consolas" w:eastAsiaTheme="majorEastAsia" w:hAnsi="Consolas" w:cs="Consolas"/>
                      <w:color w:val="F8F8F2"/>
                      <w:sz w:val="22"/>
                      <w:szCs w:val="24"/>
                    </w:rPr>
                  </w:pPr>
                  <w:r w:rsidRPr="002E7F15">
                    <w:rPr>
                      <w:rStyle w:val="HTMLCode"/>
                      <w:rFonts w:ascii="Consolas" w:eastAsiaTheme="majorEastAsia" w:hAnsi="Consolas" w:cs="Consolas"/>
                      <w:color w:val="F8F8F2"/>
                      <w:sz w:val="22"/>
                      <w:szCs w:val="24"/>
                    </w:rPr>
                    <w:t xml:space="preserve">            width:455px;</w:t>
                  </w:r>
                </w:p>
                <w:p w:rsidR="00823246" w:rsidRDefault="00823246" w:rsidP="002E7F1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border: 4px solid green;</w:t>
                  </w:r>
                </w:p>
                <w:p w:rsidR="00823246" w:rsidRDefault="00823246" w:rsidP="002E7F15">
                  <w:pPr>
                    <w:spacing w:line="240" w:lineRule="auto"/>
                  </w:pPr>
                </w:p>
              </w:txbxContent>
            </v:textbox>
          </v:shape>
        </w:pict>
      </w:r>
    </w:p>
    <w:p w:rsidR="007C5F49" w:rsidRDefault="007C5F49">
      <w:r>
        <w:br w:type="page"/>
      </w:r>
    </w:p>
    <w:p w:rsidR="007C5F49" w:rsidRDefault="00693354">
      <w:r>
        <w:rPr>
          <w:noProof/>
          <w:lang w:bidi="ar-SA"/>
        </w:rPr>
        <w:lastRenderedPageBreak/>
        <w:pict>
          <v:shape id="_x0000_s1060" type="#_x0000_t202" style="position:absolute;left:0;text-align:left;margin-left:-64.5pt;margin-top:-66.75pt;width:600pt;height:780pt;z-index:251681792" stroked="f">
            <v:textbox>
              <w:txbxContent>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 border-width: 4px;</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border-color: green;</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border-style: solid;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border-radius: 11px;</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#secondPara{</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background-color: rgb(58, 243, 98);</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height: 100px;</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width:455px;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border-top: 2px solid rgb(231, 22, 231);</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border-right: 2px solid rgb(18, 10, 133);</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border-bottom: 2px solid rgba(9, 144, 27, 0.774);</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border-left: 2px solid rgb(156, 42, 13);</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border-top-left-radius: 4px;</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border-top-right-radius: 14px;</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border-bottom-left-radius: 8px;</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border-bottom-right-radius: 24px;</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#thirdPara{</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height: 500px;</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width:455px;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background-image: url('https://codewithharry.com/static/common/img/photo.png');</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border: 2px solid red;</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background-repeat: no-repeat; /* repeat-x and repeat-y will make it repeat on x and y axis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 background-position: 192px 34px;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background-position: center center;</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 background-position: bottom right;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 background-position: top center; */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w:t>
                  </w: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r w:rsidRPr="002E7F15">
                    <w:rPr>
                      <w:rFonts w:ascii="Consolas" w:eastAsia="Times New Roman" w:hAnsi="Consolas" w:cs="Consolas"/>
                      <w:color w:val="F8F8F2"/>
                      <w:vertAlign w:val="baseline"/>
                      <w:lang w:bidi="ar-SA"/>
                    </w:rPr>
                    <w:t xml:space="preserve">    &lt;/</w:t>
                  </w:r>
                  <w:r w:rsidRPr="002E7F15">
                    <w:rPr>
                      <w:rFonts w:ascii="Consolas" w:eastAsia="Times New Roman" w:hAnsi="Consolas" w:cs="Consolas"/>
                      <w:color w:val="F92672"/>
                      <w:vertAlign w:val="baseline"/>
                      <w:lang w:bidi="ar-SA"/>
                    </w:rPr>
                    <w:t>style</w:t>
                  </w:r>
                  <w:r w:rsidRPr="002E7F15">
                    <w:rPr>
                      <w:rFonts w:ascii="Consolas" w:eastAsia="Times New Roman" w:hAnsi="Consolas" w:cs="Consolas"/>
                      <w:color w:val="F8F8F2"/>
                      <w:vertAlign w:val="baseline"/>
                      <w:lang w:bidi="ar-SA"/>
                    </w:rPr>
                    <w:t>&gt;</w:t>
                  </w:r>
                </w:p>
                <w:p w:rsidR="00823246"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p>
                <w:p w:rsidR="00823246"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p>
                <w:p w:rsidR="00823246"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p>
                <w:p w:rsidR="00823246"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p>
                <w:p w:rsidR="00823246" w:rsidRPr="002E7F15" w:rsidRDefault="00823246" w:rsidP="002E7F1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vertAlign w:val="baseline"/>
                      <w:lang w:bidi="ar-SA"/>
                    </w:rPr>
                  </w:pPr>
                </w:p>
                <w:p w:rsidR="00823246" w:rsidRDefault="00823246"/>
              </w:txbxContent>
            </v:textbox>
          </v:shape>
        </w:pict>
      </w:r>
    </w:p>
    <w:p w:rsidR="007C5F49" w:rsidRDefault="007C5F49">
      <w:r>
        <w:br w:type="page"/>
      </w:r>
    </w:p>
    <w:p w:rsidR="007C5F49" w:rsidRDefault="00693354">
      <w:r>
        <w:rPr>
          <w:noProof/>
          <w:lang w:bidi="ar-SA"/>
        </w:rPr>
        <w:lastRenderedPageBreak/>
        <w:pict>
          <v:shape id="_x0000_s1061" type="#_x0000_t202" style="position:absolute;left:0;text-align:left;margin-left:-58.5pt;margin-top:-67.5pt;width:582.75pt;height:781.5pt;z-index:251682816" stroked="f">
            <v:textbox>
              <w:txbxContent>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head</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firstPara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a paragraph</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second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secondPara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second paragraph</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third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thirdPara</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third paragraph</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html</w:t>
                  </w:r>
                  <w:r>
                    <w:rPr>
                      <w:rStyle w:val="token"/>
                      <w:rFonts w:ascii="Consolas" w:eastAsiaTheme="majorEastAsia" w:hAnsi="Consolas" w:cs="Consolas"/>
                      <w:color w:val="F8F8F2"/>
                    </w:rPr>
                    <w:t>&gt;</w:t>
                  </w:r>
                </w:p>
                <w:p w:rsidR="00823246" w:rsidRDefault="00823246" w:rsidP="00034B85">
                  <w:pPr>
                    <w:pStyle w:val="Heading3"/>
                    <w:shd w:val="clear" w:color="auto" w:fill="F8F9FA"/>
                    <w:rPr>
                      <w:rFonts w:ascii="Segoe UI" w:hAnsi="Segoe UI" w:cs="Segoe UI"/>
                      <w:bCs w:val="0"/>
                      <w:color w:val="212529"/>
                      <w:sz w:val="40"/>
                    </w:rPr>
                  </w:pPr>
                  <w:r>
                    <w:rPr>
                      <w:rFonts w:ascii="Segoe UI" w:hAnsi="Segoe UI" w:cs="Segoe UI"/>
                      <w:b w:val="0"/>
                      <w:bCs w:val="0"/>
                      <w:color w:val="212529"/>
                    </w:rPr>
                    <w:t> </w:t>
                  </w:r>
                  <w:r w:rsidRPr="00034B85">
                    <w:rPr>
                      <w:rFonts w:ascii="Segoe UI" w:hAnsi="Segoe UI" w:cs="Segoe UI"/>
                      <w:bCs w:val="0"/>
                      <w:color w:val="212529"/>
                      <w:sz w:val="40"/>
                    </w:rPr>
                    <w:t>CSS Box Model, Margin and Padding | Web Development</w:t>
                  </w:r>
                </w:p>
                <w:p w:rsidR="00823246" w:rsidRDefault="00823246" w:rsidP="00034B85">
                  <w:pPr>
                    <w:spacing w:line="240" w:lineRule="auto"/>
                    <w:rPr>
                      <w:rFonts w:ascii="Helvetica" w:hAnsi="Helvetica" w:cs="Helvetica"/>
                      <w:color w:val="212529"/>
                      <w:sz w:val="28"/>
                      <w:szCs w:val="28"/>
                      <w:shd w:val="clear" w:color="auto" w:fill="F8F9FA"/>
                    </w:rPr>
                  </w:pPr>
                  <w:r w:rsidRPr="00034B85">
                    <w:rPr>
                      <w:rFonts w:ascii="Helvetica" w:hAnsi="Helvetica" w:cs="Helvetica"/>
                      <w:color w:val="212529"/>
                      <w:sz w:val="28"/>
                      <w:szCs w:val="28"/>
                      <w:shd w:val="clear" w:color="auto" w:fill="F8F9FA"/>
                    </w:rPr>
                    <w:t>In this tutorial, we are going to study the concept of the </w:t>
                  </w:r>
                  <w:r w:rsidRPr="00034B85">
                    <w:rPr>
                      <w:rFonts w:ascii="Helvetica" w:hAnsi="Helvetica" w:cs="Helvetica"/>
                      <w:i/>
                      <w:iCs/>
                      <w:color w:val="212529"/>
                      <w:sz w:val="28"/>
                    </w:rPr>
                    <w:t>box model </w:t>
                  </w:r>
                  <w:r w:rsidRPr="00034B85">
                    <w:rPr>
                      <w:rFonts w:ascii="Helvetica" w:hAnsi="Helvetica" w:cs="Helvetica"/>
                      <w:color w:val="212529"/>
                      <w:sz w:val="28"/>
                      <w:szCs w:val="28"/>
                      <w:shd w:val="clear" w:color="auto" w:fill="F8F9FA"/>
                    </w:rPr>
                    <w:t>in CSS. The box model is a very important topic of CSS and if not understood properly, it can create a lot of confusion in the future. It is the basic framework of web development whether you are making a website using any other language such as Angular or React. The box model helps us to define the </w:t>
                  </w:r>
                  <w:r w:rsidRPr="00034B85">
                    <w:rPr>
                      <w:rFonts w:ascii="Helvetica" w:hAnsi="Helvetica" w:cs="Helvetica"/>
                      <w:b/>
                      <w:bCs/>
                      <w:color w:val="212529"/>
                      <w:sz w:val="28"/>
                      <w:szCs w:val="28"/>
                    </w:rPr>
                    <w:t>padding</w:t>
                  </w:r>
                  <w:r w:rsidRPr="00034B85">
                    <w:rPr>
                      <w:rFonts w:ascii="Helvetica" w:hAnsi="Helvetica" w:cs="Helvetica"/>
                      <w:color w:val="212529"/>
                      <w:sz w:val="28"/>
                      <w:szCs w:val="28"/>
                      <w:shd w:val="clear" w:color="auto" w:fill="F8F9FA"/>
                    </w:rPr>
                    <w:t>, </w:t>
                  </w:r>
                  <w:r w:rsidRPr="00034B85">
                    <w:rPr>
                      <w:rFonts w:ascii="Helvetica" w:hAnsi="Helvetica" w:cs="Helvetica"/>
                      <w:b/>
                      <w:bCs/>
                      <w:color w:val="212529"/>
                      <w:sz w:val="28"/>
                      <w:szCs w:val="28"/>
                    </w:rPr>
                    <w:t>border</w:t>
                  </w:r>
                  <w:r w:rsidRPr="00034B85">
                    <w:rPr>
                      <w:rFonts w:ascii="Helvetica" w:hAnsi="Helvetica" w:cs="Helvetica"/>
                      <w:color w:val="212529"/>
                      <w:sz w:val="28"/>
                      <w:szCs w:val="28"/>
                      <w:shd w:val="clear" w:color="auto" w:fill="F8F9FA"/>
                    </w:rPr>
                    <w:t>, and </w:t>
                  </w:r>
                  <w:r w:rsidRPr="00034B85">
                    <w:rPr>
                      <w:rFonts w:ascii="Helvetica" w:hAnsi="Helvetica" w:cs="Helvetica"/>
                      <w:b/>
                      <w:bCs/>
                      <w:color w:val="212529"/>
                      <w:sz w:val="28"/>
                      <w:szCs w:val="28"/>
                    </w:rPr>
                    <w:t>margin</w:t>
                  </w:r>
                  <w:r w:rsidRPr="00034B85">
                    <w:rPr>
                      <w:rFonts w:ascii="Helvetica" w:hAnsi="Helvetica" w:cs="Helvetica"/>
                      <w:color w:val="212529"/>
                      <w:sz w:val="28"/>
                      <w:szCs w:val="28"/>
                      <w:shd w:val="clear" w:color="auto" w:fill="F8F9FA"/>
                    </w:rPr>
                    <w:t> around an element. So from the above diagram we can see where all these things lie around the element. The element is in the center surrounded by padding, border and margin.</w:t>
                  </w:r>
                </w:p>
                <w:p w:rsidR="00823246" w:rsidRDefault="00823246" w:rsidP="00034B8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These parts can be explained as-</w:t>
                  </w:r>
                </w:p>
                <w:p w:rsidR="00823246" w:rsidRPr="00034B85" w:rsidRDefault="00823246" w:rsidP="00034B85">
                  <w:pPr>
                    <w:numPr>
                      <w:ilvl w:val="0"/>
                      <w:numId w:val="22"/>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034B85">
                    <w:rPr>
                      <w:rFonts w:ascii="Helvetica" w:eastAsia="Times New Roman" w:hAnsi="Helvetica" w:cs="Helvetica"/>
                      <w:b/>
                      <w:bCs/>
                      <w:color w:val="212529"/>
                      <w:sz w:val="28"/>
                      <w:vertAlign w:val="baseline"/>
                      <w:lang w:bidi="ar-SA"/>
                    </w:rPr>
                    <w:t>Content- </w:t>
                  </w:r>
                  <w:r w:rsidRPr="00034B85">
                    <w:rPr>
                      <w:rFonts w:ascii="Helvetica" w:eastAsia="Times New Roman" w:hAnsi="Helvetica" w:cs="Helvetica"/>
                      <w:color w:val="212529"/>
                      <w:sz w:val="28"/>
                      <w:szCs w:val="28"/>
                      <w:vertAlign w:val="baseline"/>
                      <w:lang w:bidi="ar-SA"/>
                    </w:rPr>
                    <w:t>The content of the box, where text and images appear.</w:t>
                  </w:r>
                </w:p>
                <w:p w:rsidR="00823246" w:rsidRPr="00034B85" w:rsidRDefault="00823246" w:rsidP="00034B85">
                  <w:pPr>
                    <w:numPr>
                      <w:ilvl w:val="0"/>
                      <w:numId w:val="22"/>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034B85">
                    <w:rPr>
                      <w:rFonts w:ascii="Helvetica" w:eastAsia="Times New Roman" w:hAnsi="Helvetica" w:cs="Helvetica"/>
                      <w:b/>
                      <w:bCs/>
                      <w:color w:val="212529"/>
                      <w:sz w:val="28"/>
                      <w:vertAlign w:val="baseline"/>
                      <w:lang w:bidi="ar-SA"/>
                    </w:rPr>
                    <w:t>Padding- </w:t>
                  </w:r>
                  <w:r w:rsidRPr="00034B85">
                    <w:rPr>
                      <w:rFonts w:ascii="Helvetica" w:eastAsia="Times New Roman" w:hAnsi="Helvetica" w:cs="Helvetica"/>
                      <w:color w:val="212529"/>
                      <w:sz w:val="28"/>
                      <w:szCs w:val="28"/>
                      <w:vertAlign w:val="baseline"/>
                      <w:lang w:bidi="ar-SA"/>
                    </w:rPr>
                    <w:t>It clears an area around the content. The padding is transparent.</w:t>
                  </w:r>
                </w:p>
                <w:p w:rsidR="00823246" w:rsidRPr="00034B85" w:rsidRDefault="00823246" w:rsidP="00034B85">
                  <w:pPr>
                    <w:numPr>
                      <w:ilvl w:val="0"/>
                      <w:numId w:val="22"/>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034B85">
                    <w:rPr>
                      <w:rFonts w:ascii="Helvetica" w:eastAsia="Times New Roman" w:hAnsi="Helvetica" w:cs="Helvetica"/>
                      <w:b/>
                      <w:bCs/>
                      <w:color w:val="212529"/>
                      <w:sz w:val="28"/>
                      <w:vertAlign w:val="baseline"/>
                      <w:lang w:bidi="ar-SA"/>
                    </w:rPr>
                    <w:t>Border-</w:t>
                  </w:r>
                  <w:r w:rsidRPr="00034B85">
                    <w:rPr>
                      <w:rFonts w:ascii="Helvetica" w:eastAsia="Times New Roman" w:hAnsi="Helvetica" w:cs="Helvetica"/>
                      <w:color w:val="212529"/>
                      <w:sz w:val="28"/>
                      <w:szCs w:val="28"/>
                      <w:vertAlign w:val="baseline"/>
                      <w:lang w:bidi="ar-SA"/>
                    </w:rPr>
                    <w:t> A border is one that covers the padding and content.</w:t>
                  </w:r>
                </w:p>
                <w:p w:rsidR="00823246" w:rsidRPr="00034B85" w:rsidRDefault="00823246" w:rsidP="00034B85">
                  <w:pPr>
                    <w:numPr>
                      <w:ilvl w:val="0"/>
                      <w:numId w:val="22"/>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034B85">
                    <w:rPr>
                      <w:rFonts w:ascii="Helvetica" w:eastAsia="Times New Roman" w:hAnsi="Helvetica" w:cs="Helvetica"/>
                      <w:b/>
                      <w:bCs/>
                      <w:color w:val="212529"/>
                      <w:sz w:val="28"/>
                      <w:vertAlign w:val="baseline"/>
                      <w:lang w:bidi="ar-SA"/>
                    </w:rPr>
                    <w:t>Margin- </w:t>
                  </w:r>
                  <w:r w:rsidRPr="00034B85">
                    <w:rPr>
                      <w:rFonts w:ascii="Helvetica" w:eastAsia="Times New Roman" w:hAnsi="Helvetica" w:cs="Helvetica"/>
                      <w:color w:val="212529"/>
                      <w:sz w:val="28"/>
                      <w:szCs w:val="28"/>
                      <w:vertAlign w:val="baseline"/>
                      <w:lang w:bidi="ar-SA"/>
                    </w:rPr>
                    <w:t>It clears an area outside the border. The margin is also transparent.</w:t>
                  </w:r>
                </w:p>
                <w:p w:rsidR="00823246" w:rsidRPr="00034B85" w:rsidRDefault="00823246" w:rsidP="00034B85">
                  <w:pPr>
                    <w:spacing w:line="240" w:lineRule="auto"/>
                  </w:pPr>
                </w:p>
                <w:p w:rsidR="00823246" w:rsidRDefault="00823246"/>
                <w:p w:rsidR="00823246" w:rsidRDefault="00823246"/>
                <w:p w:rsidR="00823246" w:rsidRDefault="00823246"/>
                <w:p w:rsidR="00823246" w:rsidRDefault="00823246"/>
                <w:p w:rsidR="00823246" w:rsidRDefault="00823246"/>
                <w:p w:rsidR="00823246" w:rsidRDefault="00823246">
                  <w:r>
                    <w:rPr>
                      <w:rFonts w:ascii="Helvetica" w:hAnsi="Helvetica" w:cs="Helvetica"/>
                      <w:color w:val="212529"/>
                      <w:sz w:val="28"/>
                      <w:szCs w:val="28"/>
                      <w:shd w:val="clear" w:color="auto" w:fill="F8F9FA"/>
                    </w:rPr>
                    <w:t>Let us understand more by writing CSS-</w:t>
                  </w:r>
                </w:p>
              </w:txbxContent>
            </v:textbox>
          </v:shape>
        </w:pict>
      </w:r>
    </w:p>
    <w:p w:rsidR="007C5F49" w:rsidRDefault="00693354">
      <w:r>
        <w:rPr>
          <w:noProof/>
          <w:lang w:bidi="ar-SA"/>
        </w:rPr>
        <w:pict>
          <v:rect id="_x0000_s1063" style="position:absolute;left:0;text-align:left;margin-left:54pt;margin-top:381.85pt;width:297pt;height:161.25pt;z-index:251683840">
            <v:fill r:id="rId13" o:title="base64" recolor="t" type="frame"/>
          </v:rect>
        </w:pict>
      </w:r>
      <w:r w:rsidR="007C5F49">
        <w:br w:type="page"/>
      </w:r>
    </w:p>
    <w:p w:rsidR="00034B85" w:rsidRDefault="00693354">
      <w:r>
        <w:rPr>
          <w:noProof/>
          <w:lang w:bidi="ar-SA"/>
        </w:rPr>
        <w:lastRenderedPageBreak/>
        <w:pict>
          <v:shape id="_x0000_s1064" type="#_x0000_t202" style="position:absolute;left:0;text-align:left;margin-left:-65.25pt;margin-top:-65.25pt;width:591.75pt;height:781.5pt;z-index:251684864" stroked="f">
            <v:textbox>
              <w:txbxContent>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.container</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E6DB74"/>
                    </w:rPr>
                    <w:t>rgb</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231</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230</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241</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3px solid </w:t>
                  </w:r>
                  <w:r>
                    <w:rPr>
                      <w:rStyle w:val="token"/>
                      <w:rFonts w:ascii="Consolas" w:eastAsiaTheme="majorEastAsia" w:hAnsi="Consolas" w:cs="Consolas"/>
                      <w:color w:val="E6DB74"/>
                    </w:rPr>
                    <w:t>rgb</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64</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6</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119</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We can set margin/padding for  top, bottom, left and right like this */</w:t>
                  </w:r>
                </w:p>
                <w:p w:rsidR="00823246" w:rsidRDefault="00823246" w:rsidP="00034B85">
                  <w:pPr>
                    <w:pStyle w:val="HTMLPreformatted"/>
                    <w:shd w:val="clear" w:color="auto" w:fill="272822"/>
                    <w:spacing w:before="120" w:after="120"/>
                    <w:rPr>
                      <w:rStyle w:val="token"/>
                      <w:rFonts w:ascii="Consolas" w:eastAsiaTheme="majorEastAsia" w:hAnsi="Consolas" w:cs="Consolas"/>
                      <w:color w:val="8292A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padding-top: 79px;</w:t>
                  </w:r>
                </w:p>
                <w:p w:rsidR="00823246" w:rsidRDefault="00823246" w:rsidP="00034B85">
                  <w:pPr>
                    <w:pStyle w:val="HTMLPreformatted"/>
                    <w:shd w:val="clear" w:color="auto" w:fill="272822"/>
                    <w:spacing w:before="120" w:after="120"/>
                    <w:rPr>
                      <w:rStyle w:val="token"/>
                      <w:rFonts w:ascii="Consolas" w:eastAsiaTheme="majorEastAsia" w:hAnsi="Consolas" w:cs="Consolas"/>
                      <w:color w:val="8292A2"/>
                    </w:rPr>
                  </w:pPr>
                  <w:r>
                    <w:rPr>
                      <w:rStyle w:val="token"/>
                      <w:rFonts w:ascii="Consolas" w:eastAsiaTheme="majorEastAsia" w:hAnsi="Consolas" w:cs="Consolas"/>
                      <w:color w:val="8292A2"/>
                    </w:rPr>
                    <w:t xml:space="preserve">            padding-bottom: 79px;</w:t>
                  </w:r>
                </w:p>
                <w:p w:rsidR="00823246" w:rsidRDefault="00823246" w:rsidP="00034B85">
                  <w:pPr>
                    <w:pStyle w:val="HTMLPreformatted"/>
                    <w:shd w:val="clear" w:color="auto" w:fill="272822"/>
                    <w:spacing w:before="120" w:after="120"/>
                    <w:rPr>
                      <w:rStyle w:val="token"/>
                      <w:rFonts w:ascii="Consolas" w:eastAsiaTheme="majorEastAsia" w:hAnsi="Consolas" w:cs="Consolas"/>
                      <w:color w:val="8292A2"/>
                    </w:rPr>
                  </w:pPr>
                  <w:r>
                    <w:rPr>
                      <w:rStyle w:val="token"/>
                      <w:rFonts w:ascii="Consolas" w:eastAsiaTheme="majorEastAsia" w:hAnsi="Consolas" w:cs="Consolas"/>
                      <w:color w:val="8292A2"/>
                    </w:rPr>
                    <w:t xml:space="preserve">            padding-left: 34px;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8292A2"/>
                    </w:rPr>
                    <w:t xml:space="preserve">            padding-right: 79px;*/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token"/>
                      <w:rFonts w:ascii="Consolas" w:eastAsiaTheme="majorEastAsia" w:hAnsi="Consolas" w:cs="Consolas"/>
                      <w:color w:val="8292A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margin-top: 3px;</w:t>
                  </w:r>
                </w:p>
                <w:p w:rsidR="00823246" w:rsidRDefault="00823246" w:rsidP="00034B85">
                  <w:pPr>
                    <w:pStyle w:val="HTMLPreformatted"/>
                    <w:shd w:val="clear" w:color="auto" w:fill="272822"/>
                    <w:spacing w:before="120" w:after="120"/>
                    <w:rPr>
                      <w:rStyle w:val="token"/>
                      <w:rFonts w:ascii="Consolas" w:eastAsiaTheme="majorEastAsia" w:hAnsi="Consolas" w:cs="Consolas"/>
                      <w:color w:val="8292A2"/>
                    </w:rPr>
                  </w:pPr>
                  <w:r>
                    <w:rPr>
                      <w:rStyle w:val="token"/>
                      <w:rFonts w:ascii="Consolas" w:eastAsiaTheme="majorEastAsia" w:hAnsi="Consolas" w:cs="Consolas"/>
                      <w:color w:val="8292A2"/>
                    </w:rPr>
                    <w:t xml:space="preserve">            margin-bottom: 5px;</w:t>
                  </w:r>
                </w:p>
                <w:p w:rsidR="00823246" w:rsidRDefault="00823246" w:rsidP="00034B85">
                  <w:pPr>
                    <w:pStyle w:val="HTMLPreformatted"/>
                    <w:shd w:val="clear" w:color="auto" w:fill="272822"/>
                    <w:spacing w:before="120" w:after="120"/>
                    <w:rPr>
                      <w:rStyle w:val="token"/>
                      <w:rFonts w:ascii="Consolas" w:eastAsiaTheme="majorEastAsia" w:hAnsi="Consolas" w:cs="Consolas"/>
                      <w:color w:val="8292A2"/>
                    </w:rPr>
                  </w:pPr>
                  <w:r>
                    <w:rPr>
                      <w:rStyle w:val="token"/>
                      <w:rFonts w:ascii="Consolas" w:eastAsiaTheme="majorEastAsia" w:hAnsi="Consolas" w:cs="Consolas"/>
                      <w:color w:val="8292A2"/>
                    </w:rPr>
                    <w:t xml:space="preserve">            margin-left: 34px;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8292A2"/>
                    </w:rPr>
                    <w:t xml:space="preserve">            margin-right:5px ;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margin = top right bottom left;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padding = top right bottom left;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padding: 23px 56px 6px 78px;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margin: 23px 56px 6px 78px;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padding: y(top/bottom) x(left/right);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8292A2"/>
                    </w:rPr>
                    <w:t>/* margin: y(top/bottom) x(left/right);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padding</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34px 19px</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margin</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14px 19px</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border-radius</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23px</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width</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533px</w:t>
                  </w:r>
                </w:p>
                <w:p w:rsidR="00823246" w:rsidRDefault="00823246" w:rsidP="00034B8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034B8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There is padding or margin shorthand for all directions. The first value is for top, 2nd value is for the bottom, 3rd value is for left and 4th value is for right.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92672"/>
                    </w:rPr>
                    <w:t>padding</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23px 56px 6px 78px</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p>
                <w:p w:rsidR="00823246" w:rsidRDefault="00823246" w:rsidP="00034B8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92672"/>
                    </w:rPr>
                    <w:t>margin</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23px 56px 6px 78px</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p>
                <w:p w:rsidR="00823246" w:rsidRDefault="00823246" w:rsidP="00034B8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There is another technique for using the shorthand technique if you want to give the same values for left/right and top/bottom. The first value is the same for both the top and bottom and the second value is the same for both left and right. The two values can be represented as x and y values.</w:t>
                  </w:r>
                </w:p>
                <w:p w:rsidR="00823246" w:rsidRDefault="00823246" w:rsidP="00034B8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92672"/>
                    </w:rPr>
                    <w:t>padding</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23px 56px</w:t>
                  </w:r>
                  <w:r>
                    <w:rPr>
                      <w:rStyle w:val="token"/>
                      <w:rFonts w:ascii="Consolas" w:eastAsiaTheme="majorEastAsia" w:hAnsi="Consolas" w:cs="Consolas"/>
                      <w:color w:val="F8F8F2"/>
                    </w:rPr>
                    <w:t>;</w:t>
                  </w:r>
                </w:p>
                <w:p w:rsidR="00823246" w:rsidRDefault="00823246" w:rsidP="00034B8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Border radius is used to apply an arc type shape in each corner of the border and its code is written as below:</w:t>
                  </w:r>
                </w:p>
                <w:p w:rsidR="00823246" w:rsidRDefault="00823246" w:rsidP="00034B8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92672"/>
                    </w:rPr>
                    <w:t>padding</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23px 56px</w:t>
                  </w:r>
                  <w:r>
                    <w:rPr>
                      <w:rStyle w:val="token"/>
                      <w:rFonts w:ascii="Consolas" w:eastAsiaTheme="majorEastAsia" w:hAnsi="Consolas" w:cs="Consolas"/>
                      <w:color w:val="F8F8F2"/>
                    </w:rPr>
                    <w:t>;</w:t>
                  </w:r>
                </w:p>
                <w:p w:rsidR="00823246" w:rsidRDefault="00823246" w:rsidP="00034B85">
                  <w:pPr>
                    <w:spacing w:line="240" w:lineRule="auto"/>
                  </w:pPr>
                </w:p>
              </w:txbxContent>
            </v:textbox>
          </v:shape>
        </w:pict>
      </w:r>
    </w:p>
    <w:p w:rsidR="00034B85" w:rsidRDefault="00034B85">
      <w:r>
        <w:br w:type="page"/>
      </w:r>
    </w:p>
    <w:p w:rsidR="00034B85" w:rsidRDefault="00693354">
      <w:r>
        <w:rPr>
          <w:noProof/>
          <w:lang w:bidi="ar-SA"/>
        </w:rPr>
        <w:lastRenderedPageBreak/>
        <w:pict>
          <v:shape id="_x0000_s1065" type="#_x0000_t202" style="position:absolute;left:0;text-align:left;margin-left:-68.25pt;margin-top:-66pt;width:596.25pt;height:776.25pt;z-index:251685888" stroked="f">
            <v:textbox>
              <w:txbxContent>
                <w:p w:rsidR="00823246" w:rsidRDefault="00823246" w:rsidP="00034B85">
                  <w:pPr>
                    <w:spacing w:line="240" w:lineRule="auto"/>
                    <w:rPr>
                      <w:rFonts w:ascii="Helvetica" w:hAnsi="Helvetica" w:cs="Helvetica"/>
                      <w:color w:val="212529"/>
                      <w:sz w:val="28"/>
                      <w:szCs w:val="28"/>
                      <w:shd w:val="clear" w:color="auto" w:fill="F8F9FA"/>
                    </w:rPr>
                  </w:pPr>
                  <w:r w:rsidRPr="00034B85">
                    <w:rPr>
                      <w:rFonts w:ascii="Helvetica" w:hAnsi="Helvetica" w:cs="Helvetica"/>
                      <w:color w:val="212529"/>
                      <w:sz w:val="28"/>
                      <w:szCs w:val="28"/>
                      <w:shd w:val="clear" w:color="auto" w:fill="F8F9FA"/>
                    </w:rPr>
                    <w:t>Let us now understand a property called ‘</w:t>
                  </w:r>
                  <w:r w:rsidRPr="00034B85">
                    <w:rPr>
                      <w:rFonts w:ascii="Helvetica" w:hAnsi="Helvetica" w:cs="Helvetica"/>
                      <w:b/>
                      <w:bCs/>
                      <w:i/>
                      <w:iCs/>
                      <w:color w:val="212529"/>
                      <w:sz w:val="28"/>
                      <w:szCs w:val="28"/>
                    </w:rPr>
                    <w:t>Box sizing’</w:t>
                  </w:r>
                  <w:r w:rsidRPr="00034B85">
                    <w:rPr>
                      <w:rFonts w:ascii="Helvetica" w:hAnsi="Helvetica" w:cs="Helvetica"/>
                      <w:color w:val="212529"/>
                      <w:sz w:val="28"/>
                      <w:szCs w:val="28"/>
                      <w:shd w:val="clear" w:color="auto" w:fill="F8F9FA"/>
                    </w:rPr>
                    <w:t>. On giving width to the element and after that applying padding in the container, the width also changes. It is because in the actual width of an element, margin is already been added into it. If you want this not to happen then you can use the property of ‘box-sizing’</w:t>
                  </w:r>
                </w:p>
                <w:p w:rsidR="00823246" w:rsidRDefault="00823246" w:rsidP="00034B8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92672"/>
                    </w:rPr>
                    <w:t>box-sizing</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border-box</w:t>
                  </w:r>
                  <w:r>
                    <w:rPr>
                      <w:rStyle w:val="token"/>
                      <w:rFonts w:ascii="Consolas" w:eastAsiaTheme="majorEastAsia" w:hAnsi="Consolas" w:cs="Consolas"/>
                      <w:color w:val="F8F8F2"/>
                    </w:rPr>
                    <w:t>;</w:t>
                  </w:r>
                </w:p>
                <w:p w:rsidR="00823246" w:rsidRPr="00034B85" w:rsidRDefault="00823246" w:rsidP="00034B85">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034B85">
                    <w:rPr>
                      <w:rFonts w:ascii="Helvetica" w:eastAsia="Times New Roman" w:hAnsi="Helvetica" w:cs="Helvetica"/>
                      <w:color w:val="212529"/>
                      <w:sz w:val="28"/>
                      <w:szCs w:val="28"/>
                      <w:vertAlign w:val="baseline"/>
                      <w:lang w:bidi="ar-SA"/>
                    </w:rPr>
                    <w:t>Now if you change the padding then it will adjust the width according to the padding.</w:t>
                  </w:r>
                </w:p>
                <w:p w:rsidR="00823246" w:rsidRPr="00034B85" w:rsidRDefault="00823246" w:rsidP="00034B85">
                  <w:pPr>
                    <w:shd w:val="clear" w:color="auto" w:fill="F8F9FA"/>
                    <w:spacing w:after="100" w:afterAutospacing="1" w:line="240" w:lineRule="auto"/>
                    <w:ind w:firstLine="0"/>
                    <w:rPr>
                      <w:rFonts w:ascii="Helvetica" w:eastAsia="Times New Roman" w:hAnsi="Helvetica" w:cs="Helvetica"/>
                      <w:color w:val="212529"/>
                      <w:sz w:val="28"/>
                      <w:szCs w:val="28"/>
                      <w:vertAlign w:val="baseline"/>
                      <w:lang w:bidi="ar-SA"/>
                    </w:rPr>
                  </w:pPr>
                  <w:r w:rsidRPr="00034B85">
                    <w:rPr>
                      <w:rFonts w:ascii="Helvetica" w:eastAsia="Times New Roman" w:hAnsi="Helvetica" w:cs="Helvetica"/>
                      <w:color w:val="212529"/>
                      <w:sz w:val="28"/>
                      <w:szCs w:val="28"/>
                      <w:vertAlign w:val="baseline"/>
                      <w:lang w:bidi="ar-SA"/>
                    </w:rPr>
                    <w:t>We can take the help of </w:t>
                  </w:r>
                  <w:r w:rsidRPr="00034B85">
                    <w:rPr>
                      <w:rFonts w:ascii="Helvetica" w:eastAsia="Times New Roman" w:hAnsi="Helvetica" w:cs="Helvetica"/>
                      <w:i/>
                      <w:iCs/>
                      <w:color w:val="212529"/>
                      <w:sz w:val="28"/>
                      <w:szCs w:val="28"/>
                      <w:vertAlign w:val="baseline"/>
                      <w:lang w:bidi="ar-SA"/>
                    </w:rPr>
                    <w:t>universal selector</w:t>
                  </w:r>
                  <w:r w:rsidRPr="00034B85">
                    <w:rPr>
                      <w:rFonts w:ascii="Helvetica" w:eastAsia="Times New Roman" w:hAnsi="Helvetica" w:cs="Helvetica"/>
                      <w:color w:val="212529"/>
                      <w:sz w:val="28"/>
                      <w:szCs w:val="28"/>
                      <w:vertAlign w:val="baseline"/>
                      <w:lang w:bidi="ar-SA"/>
                    </w:rPr>
                    <w:t> in the CSS to apply the property of </w:t>
                  </w:r>
                  <w:r w:rsidRPr="00034B85">
                    <w:rPr>
                      <w:rFonts w:ascii="Helvetica" w:eastAsia="Times New Roman" w:hAnsi="Helvetica" w:cs="Helvetica"/>
                      <w:b/>
                      <w:bCs/>
                      <w:color w:val="212529"/>
                      <w:sz w:val="28"/>
                      <w:vertAlign w:val="baseline"/>
                      <w:lang w:bidi="ar-SA"/>
                    </w:rPr>
                    <w:t>box-sizing</w:t>
                  </w:r>
                  <w:r w:rsidRPr="00034B85">
                    <w:rPr>
                      <w:rFonts w:ascii="Helvetica" w:eastAsia="Times New Roman" w:hAnsi="Helvetica" w:cs="Helvetica"/>
                      <w:color w:val="212529"/>
                      <w:sz w:val="28"/>
                      <w:szCs w:val="28"/>
                      <w:vertAlign w:val="baseline"/>
                      <w:lang w:bidi="ar-SA"/>
                    </w:rPr>
                    <w:t> in all the elements available. It is denoted with a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box-sizing</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border-box</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margin</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0</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padding</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0</w:t>
                  </w:r>
                  <w:r>
                    <w:rPr>
                      <w:rStyle w:val="token"/>
                      <w:rFonts w:ascii="Consolas" w:eastAsiaTheme="majorEastAsia" w:hAnsi="Consolas" w:cs="Consolas"/>
                      <w:color w:val="F8F8F2"/>
                    </w:rPr>
                    <w:t>;</w:t>
                  </w:r>
                </w:p>
                <w:p w:rsidR="00823246" w:rsidRDefault="00823246" w:rsidP="00034B8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034B85">
                  <w:pPr>
                    <w:spacing w:line="240" w:lineRule="auto"/>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So I believe the concept of CSS Box Model and Box Sizing is understood to you. To understand more deeply, you can try to change the values and see all the necessary changes.</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token"/>
                      <w:rFonts w:ascii="Consolas" w:eastAsiaTheme="majorEastAsia" w:hAnsi="Consolas" w:cs="Consolas"/>
                      <w:color w:val="F8F8F2"/>
                      <w:sz w:val="16"/>
                    </w:rPr>
                    <w:t>&lt;!</w:t>
                  </w:r>
                  <w:r w:rsidRPr="00034B85">
                    <w:rPr>
                      <w:rStyle w:val="token"/>
                      <w:rFonts w:ascii="Consolas" w:eastAsiaTheme="majorEastAsia" w:hAnsi="Consolas" w:cs="Consolas"/>
                      <w:color w:val="8292A2"/>
                      <w:sz w:val="16"/>
                    </w:rPr>
                    <w:t>DOCTYPE html</w:t>
                  </w:r>
                  <w:r w:rsidRPr="00034B85">
                    <w:rPr>
                      <w:rStyle w:val="token"/>
                      <w:rFonts w:ascii="Consolas" w:eastAsiaTheme="majorEastAsia" w:hAnsi="Consolas" w:cs="Consolas"/>
                      <w:color w:val="F8F8F2"/>
                      <w:sz w:val="16"/>
                    </w:rPr>
                    <w:t>&gt;</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token"/>
                      <w:rFonts w:ascii="Consolas" w:eastAsiaTheme="majorEastAsia" w:hAnsi="Consolas" w:cs="Consolas"/>
                      <w:color w:val="F8F8F2"/>
                      <w:sz w:val="16"/>
                    </w:rPr>
                    <w:t>&lt;</w:t>
                  </w:r>
                  <w:r w:rsidRPr="00034B85">
                    <w:rPr>
                      <w:rStyle w:val="token"/>
                      <w:rFonts w:ascii="Consolas" w:eastAsiaTheme="majorEastAsia" w:hAnsi="Consolas" w:cs="Consolas"/>
                      <w:color w:val="F92672"/>
                      <w:sz w:val="16"/>
                    </w:rPr>
                    <w:t xml:space="preserve">html </w:t>
                  </w:r>
                  <w:r w:rsidRPr="00034B85">
                    <w:rPr>
                      <w:rStyle w:val="token"/>
                      <w:rFonts w:ascii="Consolas" w:eastAsiaTheme="majorEastAsia" w:hAnsi="Consolas" w:cs="Consolas"/>
                      <w:color w:val="A6E22E"/>
                      <w:sz w:val="16"/>
                    </w:rPr>
                    <w:t>lang</w:t>
                  </w:r>
                  <w:r w:rsidRPr="00034B85">
                    <w:rPr>
                      <w:rStyle w:val="token"/>
                      <w:rFonts w:ascii="Consolas" w:eastAsiaTheme="majorEastAsia" w:hAnsi="Consolas" w:cs="Consolas"/>
                      <w:color w:val="F8F8F2"/>
                      <w:sz w:val="16"/>
                    </w:rPr>
                    <w:t>="</w:t>
                  </w:r>
                  <w:r w:rsidRPr="00034B85">
                    <w:rPr>
                      <w:rStyle w:val="token"/>
                      <w:rFonts w:ascii="Consolas" w:eastAsiaTheme="majorEastAsia" w:hAnsi="Consolas" w:cs="Consolas"/>
                      <w:color w:val="E6DB74"/>
                      <w:sz w:val="16"/>
                    </w:rPr>
                    <w:t>en</w:t>
                  </w:r>
                  <w:r w:rsidRPr="00034B85">
                    <w:rPr>
                      <w:rStyle w:val="token"/>
                      <w:rFonts w:ascii="Consolas" w:eastAsiaTheme="majorEastAsia" w:hAnsi="Consolas" w:cs="Consolas"/>
                      <w:color w:val="F8F8F2"/>
                      <w:sz w:val="16"/>
                    </w:rPr>
                    <w:t>"&gt;</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token"/>
                      <w:rFonts w:ascii="Consolas" w:eastAsiaTheme="majorEastAsia" w:hAnsi="Consolas" w:cs="Consolas"/>
                      <w:color w:val="F8F8F2"/>
                      <w:sz w:val="16"/>
                    </w:rPr>
                    <w:t>&lt;</w:t>
                  </w:r>
                  <w:r w:rsidRPr="00034B85">
                    <w:rPr>
                      <w:rStyle w:val="token"/>
                      <w:rFonts w:ascii="Consolas" w:eastAsiaTheme="majorEastAsia" w:hAnsi="Consolas" w:cs="Consolas"/>
                      <w:color w:val="F92672"/>
                      <w:sz w:val="16"/>
                    </w:rPr>
                    <w:t>head</w:t>
                  </w:r>
                  <w:r w:rsidRPr="00034B85">
                    <w:rPr>
                      <w:rStyle w:val="token"/>
                      <w:rFonts w:ascii="Consolas" w:eastAsiaTheme="majorEastAsia" w:hAnsi="Consolas" w:cs="Consolas"/>
                      <w:color w:val="F8F8F2"/>
                      <w:sz w:val="16"/>
                    </w:rPr>
                    <w:t>&gt;</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w:t>
                  </w:r>
                  <w:r w:rsidRPr="00034B85">
                    <w:rPr>
                      <w:rStyle w:val="token"/>
                      <w:rFonts w:ascii="Consolas" w:eastAsiaTheme="majorEastAsia" w:hAnsi="Consolas" w:cs="Consolas"/>
                      <w:color w:val="F8F8F2"/>
                      <w:sz w:val="16"/>
                    </w:rPr>
                    <w:t>&lt;</w:t>
                  </w:r>
                  <w:r w:rsidRPr="00034B85">
                    <w:rPr>
                      <w:rStyle w:val="token"/>
                      <w:rFonts w:ascii="Consolas" w:eastAsiaTheme="majorEastAsia" w:hAnsi="Consolas" w:cs="Consolas"/>
                      <w:color w:val="F92672"/>
                      <w:sz w:val="16"/>
                    </w:rPr>
                    <w:t xml:space="preserve">meta </w:t>
                  </w:r>
                  <w:r w:rsidRPr="00034B85">
                    <w:rPr>
                      <w:rStyle w:val="token"/>
                      <w:rFonts w:ascii="Consolas" w:eastAsiaTheme="majorEastAsia" w:hAnsi="Consolas" w:cs="Consolas"/>
                      <w:color w:val="A6E22E"/>
                      <w:sz w:val="16"/>
                    </w:rPr>
                    <w:t>charset</w:t>
                  </w:r>
                  <w:r w:rsidRPr="00034B85">
                    <w:rPr>
                      <w:rStyle w:val="token"/>
                      <w:rFonts w:ascii="Consolas" w:eastAsiaTheme="majorEastAsia" w:hAnsi="Consolas" w:cs="Consolas"/>
                      <w:color w:val="F8F8F2"/>
                      <w:sz w:val="16"/>
                    </w:rPr>
                    <w:t>="</w:t>
                  </w:r>
                  <w:r w:rsidRPr="00034B85">
                    <w:rPr>
                      <w:rStyle w:val="token"/>
                      <w:rFonts w:ascii="Consolas" w:eastAsiaTheme="majorEastAsia" w:hAnsi="Consolas" w:cs="Consolas"/>
                      <w:color w:val="E6DB74"/>
                      <w:sz w:val="16"/>
                    </w:rPr>
                    <w:t>UTF-8</w:t>
                  </w:r>
                  <w:r w:rsidRPr="00034B85">
                    <w:rPr>
                      <w:rStyle w:val="token"/>
                      <w:rFonts w:ascii="Consolas" w:eastAsiaTheme="majorEastAsia" w:hAnsi="Consolas" w:cs="Consolas"/>
                      <w:color w:val="F8F8F2"/>
                      <w:sz w:val="16"/>
                    </w:rPr>
                    <w:t>"&gt;</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w:t>
                  </w:r>
                  <w:r w:rsidRPr="00034B85">
                    <w:rPr>
                      <w:rStyle w:val="token"/>
                      <w:rFonts w:ascii="Consolas" w:eastAsiaTheme="majorEastAsia" w:hAnsi="Consolas" w:cs="Consolas"/>
                      <w:color w:val="F8F8F2"/>
                      <w:sz w:val="16"/>
                    </w:rPr>
                    <w:t>&lt;</w:t>
                  </w:r>
                  <w:r w:rsidRPr="00034B85">
                    <w:rPr>
                      <w:rStyle w:val="token"/>
                      <w:rFonts w:ascii="Consolas" w:eastAsiaTheme="majorEastAsia" w:hAnsi="Consolas" w:cs="Consolas"/>
                      <w:color w:val="F92672"/>
                      <w:sz w:val="16"/>
                    </w:rPr>
                    <w:t xml:space="preserve">meta </w:t>
                  </w:r>
                  <w:r w:rsidRPr="00034B85">
                    <w:rPr>
                      <w:rStyle w:val="token"/>
                      <w:rFonts w:ascii="Consolas" w:eastAsiaTheme="majorEastAsia" w:hAnsi="Consolas" w:cs="Consolas"/>
                      <w:color w:val="A6E22E"/>
                      <w:sz w:val="16"/>
                    </w:rPr>
                    <w:t>name</w:t>
                  </w:r>
                  <w:r w:rsidRPr="00034B85">
                    <w:rPr>
                      <w:rStyle w:val="token"/>
                      <w:rFonts w:ascii="Consolas" w:eastAsiaTheme="majorEastAsia" w:hAnsi="Consolas" w:cs="Consolas"/>
                      <w:color w:val="F8F8F2"/>
                      <w:sz w:val="16"/>
                    </w:rPr>
                    <w:t>="</w:t>
                  </w:r>
                  <w:r w:rsidRPr="00034B85">
                    <w:rPr>
                      <w:rStyle w:val="token"/>
                      <w:rFonts w:ascii="Consolas" w:eastAsiaTheme="majorEastAsia" w:hAnsi="Consolas" w:cs="Consolas"/>
                      <w:color w:val="E6DB74"/>
                      <w:sz w:val="16"/>
                    </w:rPr>
                    <w:t>viewport</w:t>
                  </w:r>
                  <w:r w:rsidRPr="00034B85">
                    <w:rPr>
                      <w:rStyle w:val="token"/>
                      <w:rFonts w:ascii="Consolas" w:eastAsiaTheme="majorEastAsia" w:hAnsi="Consolas" w:cs="Consolas"/>
                      <w:color w:val="F8F8F2"/>
                      <w:sz w:val="16"/>
                    </w:rPr>
                    <w:t>"</w:t>
                  </w:r>
                  <w:r w:rsidRPr="00034B85">
                    <w:rPr>
                      <w:rStyle w:val="token"/>
                      <w:rFonts w:ascii="Consolas" w:eastAsiaTheme="majorEastAsia" w:hAnsi="Consolas" w:cs="Consolas"/>
                      <w:color w:val="F92672"/>
                      <w:sz w:val="16"/>
                    </w:rPr>
                    <w:t xml:space="preserve"> </w:t>
                  </w:r>
                  <w:r w:rsidRPr="00034B85">
                    <w:rPr>
                      <w:rStyle w:val="token"/>
                      <w:rFonts w:ascii="Consolas" w:eastAsiaTheme="majorEastAsia" w:hAnsi="Consolas" w:cs="Consolas"/>
                      <w:color w:val="A6E22E"/>
                      <w:sz w:val="16"/>
                    </w:rPr>
                    <w:t>content</w:t>
                  </w:r>
                  <w:r w:rsidRPr="00034B85">
                    <w:rPr>
                      <w:rStyle w:val="token"/>
                      <w:rFonts w:ascii="Consolas" w:eastAsiaTheme="majorEastAsia" w:hAnsi="Consolas" w:cs="Consolas"/>
                      <w:color w:val="F8F8F2"/>
                      <w:sz w:val="16"/>
                    </w:rPr>
                    <w:t>="</w:t>
                  </w:r>
                  <w:r w:rsidRPr="00034B85">
                    <w:rPr>
                      <w:rStyle w:val="token"/>
                      <w:rFonts w:ascii="Consolas" w:eastAsiaTheme="majorEastAsia" w:hAnsi="Consolas" w:cs="Consolas"/>
                      <w:color w:val="E6DB74"/>
                      <w:sz w:val="16"/>
                    </w:rPr>
                    <w:t>width=device-width, initial-scale=1.0</w:t>
                  </w:r>
                  <w:r w:rsidRPr="00034B85">
                    <w:rPr>
                      <w:rStyle w:val="token"/>
                      <w:rFonts w:ascii="Consolas" w:eastAsiaTheme="majorEastAsia" w:hAnsi="Consolas" w:cs="Consolas"/>
                      <w:color w:val="F8F8F2"/>
                      <w:sz w:val="16"/>
                    </w:rPr>
                    <w:t>"&gt;</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w:t>
                  </w:r>
                  <w:r w:rsidRPr="00034B85">
                    <w:rPr>
                      <w:rStyle w:val="token"/>
                      <w:rFonts w:ascii="Consolas" w:eastAsiaTheme="majorEastAsia" w:hAnsi="Consolas" w:cs="Consolas"/>
                      <w:color w:val="F8F8F2"/>
                      <w:sz w:val="16"/>
                    </w:rPr>
                    <w:t>&lt;</w:t>
                  </w:r>
                  <w:r w:rsidRPr="00034B85">
                    <w:rPr>
                      <w:rStyle w:val="token"/>
                      <w:rFonts w:ascii="Consolas" w:eastAsiaTheme="majorEastAsia" w:hAnsi="Consolas" w:cs="Consolas"/>
                      <w:color w:val="F92672"/>
                      <w:sz w:val="16"/>
                    </w:rPr>
                    <w:t xml:space="preserve">meta </w:t>
                  </w:r>
                  <w:r w:rsidRPr="00034B85">
                    <w:rPr>
                      <w:rStyle w:val="token"/>
                      <w:rFonts w:ascii="Consolas" w:eastAsiaTheme="majorEastAsia" w:hAnsi="Consolas" w:cs="Consolas"/>
                      <w:color w:val="A6E22E"/>
                      <w:sz w:val="16"/>
                    </w:rPr>
                    <w:t>http-equiv</w:t>
                  </w:r>
                  <w:r w:rsidRPr="00034B85">
                    <w:rPr>
                      <w:rStyle w:val="token"/>
                      <w:rFonts w:ascii="Consolas" w:eastAsiaTheme="majorEastAsia" w:hAnsi="Consolas" w:cs="Consolas"/>
                      <w:color w:val="F8F8F2"/>
                      <w:sz w:val="16"/>
                    </w:rPr>
                    <w:t>="</w:t>
                  </w:r>
                  <w:r w:rsidRPr="00034B85">
                    <w:rPr>
                      <w:rStyle w:val="token"/>
                      <w:rFonts w:ascii="Consolas" w:eastAsiaTheme="majorEastAsia" w:hAnsi="Consolas" w:cs="Consolas"/>
                      <w:color w:val="E6DB74"/>
                      <w:sz w:val="16"/>
                    </w:rPr>
                    <w:t>X-UA-Compatible</w:t>
                  </w:r>
                  <w:r w:rsidRPr="00034B85">
                    <w:rPr>
                      <w:rStyle w:val="token"/>
                      <w:rFonts w:ascii="Consolas" w:eastAsiaTheme="majorEastAsia" w:hAnsi="Consolas" w:cs="Consolas"/>
                      <w:color w:val="F8F8F2"/>
                      <w:sz w:val="16"/>
                    </w:rPr>
                    <w:t>"</w:t>
                  </w:r>
                  <w:r w:rsidRPr="00034B85">
                    <w:rPr>
                      <w:rStyle w:val="token"/>
                      <w:rFonts w:ascii="Consolas" w:eastAsiaTheme="majorEastAsia" w:hAnsi="Consolas" w:cs="Consolas"/>
                      <w:color w:val="F92672"/>
                      <w:sz w:val="16"/>
                    </w:rPr>
                    <w:t xml:space="preserve"> </w:t>
                  </w:r>
                  <w:r w:rsidRPr="00034B85">
                    <w:rPr>
                      <w:rStyle w:val="token"/>
                      <w:rFonts w:ascii="Consolas" w:eastAsiaTheme="majorEastAsia" w:hAnsi="Consolas" w:cs="Consolas"/>
                      <w:color w:val="A6E22E"/>
                      <w:sz w:val="16"/>
                    </w:rPr>
                    <w:t>content</w:t>
                  </w:r>
                  <w:r w:rsidRPr="00034B85">
                    <w:rPr>
                      <w:rStyle w:val="token"/>
                      <w:rFonts w:ascii="Consolas" w:eastAsiaTheme="majorEastAsia" w:hAnsi="Consolas" w:cs="Consolas"/>
                      <w:color w:val="F8F8F2"/>
                      <w:sz w:val="16"/>
                    </w:rPr>
                    <w:t>="</w:t>
                  </w:r>
                  <w:r w:rsidRPr="00034B85">
                    <w:rPr>
                      <w:rStyle w:val="token"/>
                      <w:rFonts w:ascii="Consolas" w:eastAsiaTheme="majorEastAsia" w:hAnsi="Consolas" w:cs="Consolas"/>
                      <w:color w:val="E6DB74"/>
                      <w:sz w:val="16"/>
                    </w:rPr>
                    <w:t>ie=edge</w:t>
                  </w:r>
                  <w:r w:rsidRPr="00034B85">
                    <w:rPr>
                      <w:rStyle w:val="token"/>
                      <w:rFonts w:ascii="Consolas" w:eastAsiaTheme="majorEastAsia" w:hAnsi="Consolas" w:cs="Consolas"/>
                      <w:color w:val="F8F8F2"/>
                      <w:sz w:val="16"/>
                    </w:rPr>
                    <w:t>"&gt;</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w:t>
                  </w:r>
                  <w:r w:rsidRPr="00034B85">
                    <w:rPr>
                      <w:rStyle w:val="token"/>
                      <w:rFonts w:ascii="Consolas" w:eastAsiaTheme="majorEastAsia" w:hAnsi="Consolas" w:cs="Consolas"/>
                      <w:color w:val="F8F8F2"/>
                      <w:sz w:val="16"/>
                    </w:rPr>
                    <w:t>&lt;</w:t>
                  </w:r>
                  <w:r w:rsidRPr="00034B85">
                    <w:rPr>
                      <w:rStyle w:val="token"/>
                      <w:rFonts w:ascii="Consolas" w:eastAsiaTheme="majorEastAsia" w:hAnsi="Consolas" w:cs="Consolas"/>
                      <w:color w:val="F92672"/>
                      <w:sz w:val="16"/>
                    </w:rPr>
                    <w:t>title</w:t>
                  </w:r>
                  <w:r w:rsidRPr="00034B85">
                    <w:rPr>
                      <w:rStyle w:val="token"/>
                      <w:rFonts w:ascii="Consolas" w:eastAsiaTheme="majorEastAsia" w:hAnsi="Consolas" w:cs="Consolas"/>
                      <w:color w:val="F8F8F2"/>
                      <w:sz w:val="16"/>
                    </w:rPr>
                    <w:t>&gt;</w:t>
                  </w:r>
                  <w:r w:rsidRPr="00034B85">
                    <w:rPr>
                      <w:rStyle w:val="HTMLCode"/>
                      <w:rFonts w:ascii="Consolas" w:eastAsiaTheme="majorEastAsia" w:hAnsi="Consolas" w:cs="Consolas"/>
                      <w:color w:val="F8F8F2"/>
                      <w:szCs w:val="24"/>
                    </w:rPr>
                    <w:t>Box Model</w:t>
                  </w:r>
                  <w:r w:rsidRPr="00034B85">
                    <w:rPr>
                      <w:rStyle w:val="token"/>
                      <w:rFonts w:ascii="Consolas" w:eastAsiaTheme="majorEastAsia" w:hAnsi="Consolas" w:cs="Consolas"/>
                      <w:color w:val="F8F8F2"/>
                      <w:sz w:val="16"/>
                    </w:rPr>
                    <w:t>&lt;/</w:t>
                  </w:r>
                  <w:r w:rsidRPr="00034B85">
                    <w:rPr>
                      <w:rStyle w:val="token"/>
                      <w:rFonts w:ascii="Consolas" w:eastAsiaTheme="majorEastAsia" w:hAnsi="Consolas" w:cs="Consolas"/>
                      <w:color w:val="F92672"/>
                      <w:sz w:val="16"/>
                    </w:rPr>
                    <w:t>title</w:t>
                  </w:r>
                  <w:r w:rsidRPr="00034B85">
                    <w:rPr>
                      <w:rStyle w:val="token"/>
                      <w:rFonts w:ascii="Consolas" w:eastAsiaTheme="majorEastAsia" w:hAnsi="Consolas" w:cs="Consolas"/>
                      <w:color w:val="F8F8F2"/>
                      <w:sz w:val="16"/>
                    </w:rPr>
                    <w:t>&gt;</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w:t>
                  </w:r>
                  <w:r w:rsidRPr="00034B85">
                    <w:rPr>
                      <w:rStyle w:val="token"/>
                      <w:rFonts w:ascii="Consolas" w:eastAsiaTheme="majorEastAsia" w:hAnsi="Consolas" w:cs="Consolas"/>
                      <w:color w:val="F8F8F2"/>
                      <w:sz w:val="16"/>
                    </w:rPr>
                    <w:t>&lt;</w:t>
                  </w:r>
                  <w:r w:rsidRPr="00034B85">
                    <w:rPr>
                      <w:rStyle w:val="token"/>
                      <w:rFonts w:ascii="Consolas" w:eastAsiaTheme="majorEastAsia" w:hAnsi="Consolas" w:cs="Consolas"/>
                      <w:color w:val="F92672"/>
                      <w:sz w:val="16"/>
                    </w:rPr>
                    <w:t>style</w:t>
                  </w:r>
                  <w:r w:rsidRPr="00034B85">
                    <w:rPr>
                      <w:rStyle w:val="token"/>
                      <w:rFonts w:ascii="Consolas" w:eastAsiaTheme="majorEastAsia" w:hAnsi="Consolas" w:cs="Consolas"/>
                      <w:color w:val="F8F8F2"/>
                      <w:sz w:val="16"/>
                    </w:rPr>
                    <w:t>&gt;</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 {</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box-sizing: border-box;</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margin: 0;</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padding: 0;</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body{</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background-color: #e6cbf8;</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.container{</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background-color: rgb(231, 230, 241);</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border: 3px solid rgb(64, 6, 119);</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 We can set margin/padding for  top, bottom, left and right like this */</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 padding-top: 79px;</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padding-bottom: 79px;</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Pr>
                      <w:rStyle w:val="HTMLCode"/>
                      <w:rFonts w:ascii="Consolas" w:eastAsiaTheme="majorEastAsia" w:hAnsi="Consolas" w:cs="Consolas"/>
                      <w:color w:val="F8F8F2"/>
                      <w:sz w:val="24"/>
                      <w:szCs w:val="24"/>
                    </w:rPr>
                    <w:t xml:space="preserve">          </w:t>
                  </w:r>
                  <w:r w:rsidRPr="00034B85">
                    <w:rPr>
                      <w:rStyle w:val="HTMLCode"/>
                      <w:rFonts w:ascii="Consolas" w:eastAsiaTheme="majorEastAsia" w:hAnsi="Consolas" w:cs="Consolas"/>
                      <w:color w:val="F8F8F2"/>
                      <w:szCs w:val="24"/>
                    </w:rPr>
                    <w:t xml:space="preserve">padding-left: 34px; </w:t>
                  </w:r>
                </w:p>
                <w:p w:rsidR="00823246" w:rsidRPr="00034B85" w:rsidRDefault="00823246" w:rsidP="00034B85">
                  <w:pPr>
                    <w:pStyle w:val="HTMLPreformatted"/>
                    <w:shd w:val="clear" w:color="auto" w:fill="272822"/>
                    <w:spacing w:before="120" w:after="120"/>
                    <w:rPr>
                      <w:rStyle w:val="HTMLCode"/>
                      <w:rFonts w:ascii="Consolas" w:eastAsiaTheme="majorEastAsia" w:hAnsi="Consolas" w:cs="Consolas"/>
                      <w:color w:val="F8F8F2"/>
                      <w:szCs w:val="24"/>
                    </w:rPr>
                  </w:pPr>
                  <w:r w:rsidRPr="00034B85">
                    <w:rPr>
                      <w:rStyle w:val="HTMLCode"/>
                      <w:rFonts w:ascii="Consolas" w:eastAsiaTheme="majorEastAsia" w:hAnsi="Consolas" w:cs="Consolas"/>
                      <w:color w:val="F8F8F2"/>
                      <w:szCs w:val="24"/>
                    </w:rPr>
                    <w:t xml:space="preserve">            padding-right: 79px;*/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margin-bottom: 5px;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margin-left: 34px;</w:t>
                  </w:r>
                </w:p>
                <w:p w:rsidR="00823246" w:rsidRDefault="00823246" w:rsidP="00034B8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margin-right:5px ; */</w:t>
                  </w:r>
                </w:p>
                <w:p w:rsidR="00823246" w:rsidRDefault="00823246" w:rsidP="00034B85">
                  <w:pPr>
                    <w:spacing w:line="240" w:lineRule="auto"/>
                  </w:pPr>
                </w:p>
              </w:txbxContent>
            </v:textbox>
          </v:shape>
        </w:pict>
      </w:r>
    </w:p>
    <w:p w:rsidR="00034B85" w:rsidRDefault="00034B85">
      <w:r>
        <w:br w:type="page"/>
      </w:r>
    </w:p>
    <w:p w:rsidR="00034B85" w:rsidRDefault="00693354">
      <w:r>
        <w:rPr>
          <w:noProof/>
          <w:lang w:bidi="ar-SA"/>
        </w:rPr>
        <w:lastRenderedPageBreak/>
        <w:pict>
          <v:shape id="_x0000_s1066" type="#_x0000_t202" style="position:absolute;left:0;text-align:left;margin-left:-64.5pt;margin-top:-64.5pt;width:594.75pt;height:777.75pt;z-index:251686912" stroked="f">
            <v:textbox>
              <w:txbxContent>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margin-top: 3px;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margin-bottom: 5px;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margin-left: 34px;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margin-right:5px ;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 margin = top right bottom left;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 padding = top right bottom left;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 padding: 23px 56px 6px 78px;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 margin: 23px 56px 6px 78px;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 padding: y(top/bottom) x(left/right);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 margin: y(top/bottom) x(left/right);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padding: 34px 19px;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margin: 14px 19px;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border-radius: 23px;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width: 533px;</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style</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head</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div </w:t>
                  </w:r>
                  <w:r>
                    <w:rPr>
                      <w:rStyle w:val="token"/>
                      <w:rFonts w:ascii="Consolas" w:eastAsiaTheme="majorEastAsia" w:hAnsi="Consolas" w:cs="Consolas"/>
                      <w:color w:val="A6E22E"/>
                    </w:rPr>
                    <w:t>class</w:t>
                  </w:r>
                  <w:r>
                    <w:rPr>
                      <w:rStyle w:val="token"/>
                      <w:rFonts w:ascii="Consolas" w:eastAsiaTheme="majorEastAsia" w:hAnsi="Consolas" w:cs="Consolas"/>
                      <w:color w:val="F8F8F2"/>
                    </w:rPr>
                    <w:t>="</w:t>
                  </w:r>
                  <w:r>
                    <w:rPr>
                      <w:rStyle w:val="token"/>
                      <w:rFonts w:ascii="Consolas" w:eastAsiaTheme="majorEastAsia" w:hAnsi="Consolas" w:cs="Consolas"/>
                      <w:color w:val="E6DB74"/>
                    </w:rPr>
                    <w:t>container</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first</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Lorem ipsum dolor sit amet consectetur, adipisicing elit. Incidunt harum quis, quibusdam, minima molestiae tempore vel magni, repellendus doloribus debitis rerum tenetur eveniet.</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div</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div </w:t>
                  </w:r>
                  <w:r>
                    <w:rPr>
                      <w:rStyle w:val="token"/>
                      <w:rFonts w:ascii="Consolas" w:eastAsiaTheme="majorEastAsia" w:hAnsi="Consolas" w:cs="Consolas"/>
                      <w:color w:val="A6E22E"/>
                    </w:rPr>
                    <w:t>class</w:t>
                  </w:r>
                  <w:r>
                    <w:rPr>
                      <w:rStyle w:val="token"/>
                      <w:rFonts w:ascii="Consolas" w:eastAsiaTheme="majorEastAsia" w:hAnsi="Consolas" w:cs="Consolas"/>
                      <w:color w:val="F8F8F2"/>
                    </w:rPr>
                    <w:t>="</w:t>
                  </w:r>
                  <w:r>
                    <w:rPr>
                      <w:rStyle w:val="token"/>
                      <w:rFonts w:ascii="Consolas" w:eastAsiaTheme="majorEastAsia" w:hAnsi="Consolas" w:cs="Consolas"/>
                      <w:color w:val="E6DB74"/>
                    </w:rPr>
                    <w:t>container</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second</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Lorem ipsum dolor sit amet consectetur, adipisicing elit. Incidunt harum quis, quibusdam, minima molestiae tempore vel magni, repellendus doloribus debitis rerum tenetur eveniet.</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div</w:t>
                  </w:r>
                  <w:r>
                    <w:rPr>
                      <w:rStyle w:val="token"/>
                      <w:rFonts w:ascii="Consolas" w:eastAsiaTheme="majorEastAsia" w:hAnsi="Consolas" w:cs="Consolas"/>
                      <w:color w:val="F8F8F2"/>
                    </w:rPr>
                    <w:t>&gt;</w:t>
                  </w: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034B85">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div </w:t>
                  </w:r>
                  <w:r>
                    <w:rPr>
                      <w:rStyle w:val="token"/>
                      <w:rFonts w:ascii="Consolas" w:eastAsiaTheme="majorEastAsia" w:hAnsi="Consolas" w:cs="Consolas"/>
                      <w:color w:val="A6E22E"/>
                    </w:rPr>
                    <w:t>class</w:t>
                  </w:r>
                  <w:r>
                    <w:rPr>
                      <w:rStyle w:val="token"/>
                      <w:rFonts w:ascii="Consolas" w:eastAsiaTheme="majorEastAsia" w:hAnsi="Consolas" w:cs="Consolas"/>
                      <w:color w:val="F8F8F2"/>
                    </w:rPr>
                    <w:t>="</w:t>
                  </w:r>
                  <w:r>
                    <w:rPr>
                      <w:rStyle w:val="token"/>
                      <w:rFonts w:ascii="Consolas" w:eastAsiaTheme="majorEastAsia" w:hAnsi="Consolas" w:cs="Consolas"/>
                      <w:color w:val="E6DB74"/>
                    </w:rPr>
                    <w:t>container</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txbxContent>
            </v:textbox>
          </v:shape>
        </w:pict>
      </w:r>
    </w:p>
    <w:p w:rsidR="00034B85" w:rsidRDefault="00034B85">
      <w:r>
        <w:br w:type="page"/>
      </w:r>
    </w:p>
    <w:p w:rsidR="00034B85" w:rsidRDefault="00693354">
      <w:r>
        <w:rPr>
          <w:noProof/>
          <w:lang w:bidi="ar-SA"/>
        </w:rPr>
        <w:lastRenderedPageBreak/>
        <w:pict>
          <v:shape id="_x0000_s1067" type="#_x0000_t202" style="position:absolute;left:0;text-align:left;margin-left:-62.25pt;margin-top:-60pt;width:592.5pt;height:769.5pt;z-index:251687936" stroked="f">
            <v:textbox>
              <w:txbxContent>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first</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Lorem ipsum dolor sit amet consectetur, adipisicing elit. Incidunt harum quis, quibusdam, minima molestiae tempore vel magni, repellendus doloribus debitis rerum tenetur eveniet.</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div</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div </w:t>
                  </w:r>
                  <w:r>
                    <w:rPr>
                      <w:rStyle w:val="token"/>
                      <w:rFonts w:ascii="Consolas" w:eastAsiaTheme="majorEastAsia" w:hAnsi="Consolas" w:cs="Consolas"/>
                      <w:color w:val="A6E22E"/>
                    </w:rPr>
                    <w:t>class</w:t>
                  </w:r>
                  <w:r>
                    <w:rPr>
                      <w:rStyle w:val="token"/>
                      <w:rFonts w:ascii="Consolas" w:eastAsiaTheme="majorEastAsia" w:hAnsi="Consolas" w:cs="Consolas"/>
                      <w:color w:val="F8F8F2"/>
                    </w:rPr>
                    <w:t>="</w:t>
                  </w:r>
                  <w:r>
                    <w:rPr>
                      <w:rStyle w:val="token"/>
                      <w:rFonts w:ascii="Consolas" w:eastAsiaTheme="majorEastAsia" w:hAnsi="Consolas" w:cs="Consolas"/>
                      <w:color w:val="E6DB74"/>
                    </w:rPr>
                    <w:t>container</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second</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Lorem ipsum dolor sit amet consectetur, adipisicing elit. Incidunt harum quis, quibusdam, minima molestiae tempore vel magni, repellendus doloribus debitis rerum tenetur eveniet.</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div</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div </w:t>
                  </w:r>
                  <w:r>
                    <w:rPr>
                      <w:rStyle w:val="token"/>
                      <w:rFonts w:ascii="Consolas" w:eastAsiaTheme="majorEastAsia" w:hAnsi="Consolas" w:cs="Consolas"/>
                      <w:color w:val="A6E22E"/>
                    </w:rPr>
                    <w:t>class</w:t>
                  </w:r>
                  <w:r>
                    <w:rPr>
                      <w:rStyle w:val="token"/>
                      <w:rFonts w:ascii="Consolas" w:eastAsiaTheme="majorEastAsia" w:hAnsi="Consolas" w:cs="Consolas"/>
                      <w:color w:val="F8F8F2"/>
                    </w:rPr>
                    <w:t>="</w:t>
                  </w:r>
                  <w:r>
                    <w:rPr>
                      <w:rStyle w:val="token"/>
                      <w:rFonts w:ascii="Consolas" w:eastAsiaTheme="majorEastAsia" w:hAnsi="Consolas" w:cs="Consolas"/>
                      <w:color w:val="E6DB74"/>
                    </w:rPr>
                    <w:t>container</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This is my heading</w:t>
                  </w:r>
                  <w:r>
                    <w:rPr>
                      <w:rStyle w:val="token"/>
                      <w:rFonts w:ascii="Consolas" w:eastAsiaTheme="majorEastAsia" w:hAnsi="Consolas" w:cs="Consolas"/>
                      <w:color w:val="F8F8F2"/>
                    </w:rPr>
                    <w:t>&lt;/</w:t>
                  </w:r>
                  <w:r>
                    <w:rPr>
                      <w:rStyle w:val="token"/>
                      <w:rFonts w:ascii="Consolas" w:eastAsiaTheme="majorEastAsia" w:hAnsi="Consolas" w:cs="Consolas"/>
                      <w:color w:val="F92672"/>
                    </w:rPr>
                    <w:t>h3</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 xml:space="preserve">p </w:t>
                  </w:r>
                  <w:r>
                    <w:rPr>
                      <w:rStyle w:val="token"/>
                      <w:rFonts w:ascii="Consolas" w:eastAsiaTheme="majorEastAsia" w:hAnsi="Consolas" w:cs="Consolas"/>
                      <w:color w:val="A6E22E"/>
                    </w:rPr>
                    <w:t>id</w:t>
                  </w:r>
                  <w:r>
                    <w:rPr>
                      <w:rStyle w:val="token"/>
                      <w:rFonts w:ascii="Consolas" w:eastAsiaTheme="majorEastAsia" w:hAnsi="Consolas" w:cs="Consolas"/>
                      <w:color w:val="F8F8F2"/>
                    </w:rPr>
                    <w:t>="</w:t>
                  </w:r>
                  <w:r>
                    <w:rPr>
                      <w:rStyle w:val="token"/>
                      <w:rFonts w:ascii="Consolas" w:eastAsiaTheme="majorEastAsia" w:hAnsi="Consolas" w:cs="Consolas"/>
                      <w:color w:val="E6DB74"/>
                    </w:rPr>
                    <w:t>third</w:t>
                  </w:r>
                  <w:r>
                    <w:rPr>
                      <w:rStyle w:val="token"/>
                      <w:rFonts w:ascii="Consolas" w:eastAsiaTheme="majorEastAsia" w:hAnsi="Consolas" w:cs="Consolas"/>
                      <w:color w:val="F8F8F2"/>
                    </w:rPr>
                    <w:t>"&gt;</w:t>
                  </w:r>
                  <w:r>
                    <w:rPr>
                      <w:rStyle w:val="HTMLCode"/>
                      <w:rFonts w:ascii="Consolas" w:eastAsiaTheme="majorEastAsia" w:hAnsi="Consolas" w:cs="Consolas"/>
                      <w:color w:val="F8F8F2"/>
                      <w:sz w:val="24"/>
                      <w:szCs w:val="24"/>
                    </w:rPr>
                    <w:t>Lorem ipsum dolor sit amet consectetur, adipisicing elit. Incidunt harum quis, quibusdam, minima molestiae tempore vel magni, repellendus doloribus debitis rerum tenetur eveniet.</w:t>
                  </w:r>
                  <w:r>
                    <w:rPr>
                      <w:rStyle w:val="token"/>
                      <w:rFonts w:ascii="Consolas" w:eastAsiaTheme="majorEastAsia" w:hAnsi="Consolas" w:cs="Consolas"/>
                      <w:color w:val="F8F8F2"/>
                    </w:rPr>
                    <w:t>&lt;/</w:t>
                  </w:r>
                  <w:r>
                    <w:rPr>
                      <w:rStyle w:val="token"/>
                      <w:rFonts w:ascii="Consolas" w:eastAsiaTheme="majorEastAsia" w:hAnsi="Consolas" w:cs="Consolas"/>
                      <w:color w:val="F92672"/>
                    </w:rPr>
                    <w:t>p</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&lt;/</w:t>
                  </w:r>
                  <w:r>
                    <w:rPr>
                      <w:rStyle w:val="token"/>
                      <w:rFonts w:ascii="Consolas" w:eastAsiaTheme="majorEastAsia" w:hAnsi="Consolas" w:cs="Consolas"/>
                      <w:color w:val="F92672"/>
                    </w:rPr>
                    <w:t>div</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F8F8F2"/>
                    </w:rPr>
                    <w:t>&lt;/</w:t>
                  </w:r>
                  <w:r>
                    <w:rPr>
                      <w:rStyle w:val="token"/>
                      <w:rFonts w:ascii="Consolas" w:eastAsiaTheme="majorEastAsia" w:hAnsi="Consolas" w:cs="Consolas"/>
                      <w:color w:val="F92672"/>
                    </w:rPr>
                    <w:t>body</w:t>
                  </w:r>
                  <w:r>
                    <w:rPr>
                      <w:rStyle w:val="token"/>
                      <w:rFonts w:ascii="Consolas" w:eastAsiaTheme="majorEastAsia" w:hAnsi="Consolas" w:cs="Consolas"/>
                      <w:color w:val="F8F8F2"/>
                    </w:rPr>
                    <w:t>&gt;</w:t>
                  </w:r>
                </w:p>
                <w:p w:rsidR="00823246" w:rsidRDefault="00823246" w:rsidP="00CB2CBC">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rPr>
                    <w:t>&lt;/</w:t>
                  </w:r>
                  <w:r>
                    <w:rPr>
                      <w:rStyle w:val="token"/>
                      <w:rFonts w:ascii="Consolas" w:eastAsiaTheme="majorEastAsia" w:hAnsi="Consolas" w:cs="Consolas"/>
                      <w:color w:val="F92672"/>
                    </w:rPr>
                    <w:t>html</w:t>
                  </w:r>
                  <w:r>
                    <w:rPr>
                      <w:rStyle w:val="token"/>
                      <w:rFonts w:ascii="Consolas" w:eastAsiaTheme="majorEastAsia" w:hAnsi="Consolas" w:cs="Consolas"/>
                      <w:color w:val="F8F8F2"/>
                    </w:rPr>
                    <w:t>&gt;</w:t>
                  </w:r>
                </w:p>
                <w:p w:rsidR="00823246" w:rsidRDefault="00823246" w:rsidP="00CB2CBC">
                  <w:pPr>
                    <w:pStyle w:val="Heading3"/>
                    <w:shd w:val="clear" w:color="auto" w:fill="F8F9FA"/>
                    <w:rPr>
                      <w:rFonts w:ascii="Segoe UI" w:hAnsi="Segoe UI" w:cs="Segoe UI"/>
                      <w:bCs w:val="0"/>
                      <w:color w:val="212529"/>
                      <w:sz w:val="40"/>
                    </w:rPr>
                  </w:pPr>
                  <w:r w:rsidRPr="00CB2CBC">
                    <w:rPr>
                      <w:rFonts w:ascii="Segoe UI" w:hAnsi="Segoe UI" w:cs="Segoe UI"/>
                      <w:bCs w:val="0"/>
                      <w:color w:val="212529"/>
                      <w:sz w:val="40"/>
                    </w:rPr>
                    <w:t> Float &amp; Clear Explained | Web Development</w:t>
                  </w:r>
                </w:p>
                <w:p w:rsidR="00823246" w:rsidRDefault="00823246" w:rsidP="00CB2CBC">
                  <w:pPr>
                    <w:spacing w:line="240" w:lineRule="auto"/>
                    <w:rPr>
                      <w:rFonts w:ascii="Helvetica" w:hAnsi="Helvetica" w:cs="Helvetica"/>
                      <w:color w:val="212529"/>
                      <w:sz w:val="28"/>
                      <w:szCs w:val="28"/>
                      <w:shd w:val="clear" w:color="auto" w:fill="F8F9FA"/>
                    </w:rPr>
                  </w:pPr>
                  <w:r w:rsidRPr="00CB2CBC">
                    <w:rPr>
                      <w:rFonts w:ascii="Helvetica" w:hAnsi="Helvetica" w:cs="Helvetica"/>
                      <w:color w:val="212529"/>
                      <w:sz w:val="28"/>
                      <w:szCs w:val="28"/>
                      <w:shd w:val="clear" w:color="auto" w:fill="F8F9FA"/>
                    </w:rPr>
                    <w:t>In this tutorial, we are going to see about different types of alignments available in CSS. We will st</w:t>
                  </w:r>
                  <w:r>
                    <w:rPr>
                      <w:rFonts w:ascii="Helvetica" w:hAnsi="Helvetica" w:cs="Helvetica"/>
                      <w:color w:val="212529"/>
                      <w:sz w:val="28"/>
                      <w:szCs w:val="28"/>
                      <w:shd w:val="clear" w:color="auto" w:fill="F8F9FA"/>
                    </w:rPr>
                    <w:t>art by making a new file called</w:t>
                  </w:r>
                  <w:r w:rsidRPr="00CB2CBC">
                    <w:rPr>
                      <w:rFonts w:ascii="Helvetica" w:hAnsi="Helvetica" w:cs="Helvetica"/>
                      <w:i/>
                      <w:iCs/>
                      <w:color w:val="212529"/>
                      <w:sz w:val="28"/>
                    </w:rPr>
                    <w:t>l </w:t>
                  </w:r>
                  <w:r w:rsidRPr="00CB2CBC">
                    <w:rPr>
                      <w:rFonts w:ascii="Helvetica" w:hAnsi="Helvetica" w:cs="Helvetica"/>
                      <w:color w:val="212529"/>
                      <w:sz w:val="28"/>
                      <w:szCs w:val="28"/>
                      <w:shd w:val="clear" w:color="auto" w:fill="F8F9FA"/>
                    </w:rPr>
                    <w:t>and add the boilerplate to get the basic HTML code. Give the title as </w:t>
                  </w:r>
                  <w:r w:rsidRPr="00CB2CBC">
                    <w:rPr>
                      <w:rFonts w:ascii="Helvetica" w:hAnsi="Helvetica" w:cs="Helvetica"/>
                      <w:b/>
                      <w:bCs/>
                      <w:color w:val="212529"/>
                      <w:sz w:val="28"/>
                      <w:szCs w:val="28"/>
                    </w:rPr>
                    <w:t>Alignment </w:t>
                  </w:r>
                  <w:r w:rsidRPr="00CB2CBC">
                    <w:rPr>
                      <w:rFonts w:ascii="Helvetica" w:hAnsi="Helvetica" w:cs="Helvetica"/>
                      <w:color w:val="212529"/>
                      <w:sz w:val="28"/>
                      <w:szCs w:val="28"/>
                      <w:shd w:val="clear" w:color="auto" w:fill="F8F9FA"/>
                    </w:rPr>
                    <w:t>in the &lt;title&gt; tag.</w:t>
                  </w:r>
                </w:p>
                <w:p w:rsidR="00823246" w:rsidRDefault="00823246" w:rsidP="00CB2CBC">
                  <w:pPr>
                    <w:spacing w:line="240" w:lineRule="auto"/>
                    <w:rPr>
                      <w:rFonts w:ascii="Helvetica" w:hAnsi="Helvetica" w:cs="Helvetica"/>
                      <w:color w:val="212529"/>
                      <w:sz w:val="28"/>
                      <w:szCs w:val="28"/>
                      <w:shd w:val="clear" w:color="auto" w:fill="F8F9FA"/>
                    </w:rPr>
                  </w:pPr>
                  <w:r w:rsidRPr="00CB2CBC">
                    <w:rPr>
                      <w:rFonts w:ascii="Helvetica" w:hAnsi="Helvetica" w:cs="Helvetica"/>
                      <w:color w:val="212529"/>
                      <w:sz w:val="28"/>
                      <w:szCs w:val="28"/>
                      <w:shd w:val="clear" w:color="auto" w:fill="F8F9FA"/>
                    </w:rPr>
                    <w:t>The CSS </w:t>
                  </w:r>
                  <w:r w:rsidRPr="00CB2CBC">
                    <w:rPr>
                      <w:rFonts w:ascii="Helvetica" w:hAnsi="Helvetica" w:cs="Helvetica"/>
                      <w:b/>
                      <w:bCs/>
                      <w:color w:val="212529"/>
                      <w:sz w:val="28"/>
                    </w:rPr>
                    <w:t>float</w:t>
                  </w:r>
                  <w:r w:rsidRPr="00CB2CBC">
                    <w:rPr>
                      <w:rFonts w:ascii="Helvetica" w:hAnsi="Helvetica" w:cs="Helvetica"/>
                      <w:color w:val="212529"/>
                      <w:sz w:val="28"/>
                      <w:szCs w:val="28"/>
                      <w:shd w:val="clear" w:color="auto" w:fill="F8F9FA"/>
                    </w:rPr>
                    <w:t> property specifies how an element should float. The CSS </w:t>
                  </w:r>
                  <w:r w:rsidRPr="00CB2CBC">
                    <w:rPr>
                      <w:rFonts w:ascii="Helvetica" w:hAnsi="Helvetica" w:cs="Helvetica"/>
                      <w:b/>
                      <w:bCs/>
                      <w:color w:val="212529"/>
                      <w:sz w:val="28"/>
                    </w:rPr>
                    <w:t>clear </w:t>
                  </w:r>
                  <w:r w:rsidRPr="00CB2CBC">
                    <w:rPr>
                      <w:rFonts w:ascii="Helvetica" w:hAnsi="Helvetica" w:cs="Helvetica"/>
                      <w:color w:val="212529"/>
                      <w:sz w:val="28"/>
                      <w:szCs w:val="28"/>
                      <w:shd w:val="clear" w:color="auto" w:fill="F8F9FA"/>
                    </w:rPr>
                    <w:t>property specifies what elements can float beside the cleared element and on which side. The </w:t>
                  </w:r>
                  <w:r w:rsidRPr="00CB2CBC">
                    <w:rPr>
                      <w:rFonts w:ascii="Helvetica" w:hAnsi="Helvetica" w:cs="Helvetica"/>
                      <w:i/>
                      <w:iCs/>
                      <w:color w:val="212529"/>
                      <w:sz w:val="28"/>
                      <w:szCs w:val="28"/>
                    </w:rPr>
                    <w:t>float</w:t>
                  </w:r>
                  <w:r w:rsidRPr="00CB2CBC">
                    <w:rPr>
                      <w:rFonts w:ascii="Helvetica" w:hAnsi="Helvetica" w:cs="Helvetica"/>
                      <w:color w:val="212529"/>
                      <w:sz w:val="28"/>
                      <w:szCs w:val="28"/>
                      <w:shd w:val="clear" w:color="auto" w:fill="F8F9FA"/>
                    </w:rPr>
                    <w:t> property is used for positioning and formatting content, for example, let an image float left to the text in a container. The </w:t>
                  </w:r>
                  <w:r w:rsidRPr="00CB2CBC">
                    <w:rPr>
                      <w:rFonts w:ascii="Helvetica" w:hAnsi="Helvetica" w:cs="Helvetica"/>
                      <w:i/>
                      <w:iCs/>
                      <w:color w:val="212529"/>
                      <w:sz w:val="28"/>
                      <w:szCs w:val="28"/>
                    </w:rPr>
                    <w:t>float </w:t>
                  </w:r>
                  <w:r w:rsidRPr="00CB2CBC">
                    <w:rPr>
                      <w:rFonts w:ascii="Helvetica" w:hAnsi="Helvetica" w:cs="Helvetica"/>
                      <w:color w:val="212529"/>
                      <w:sz w:val="28"/>
                      <w:szCs w:val="28"/>
                      <w:shd w:val="clear" w:color="auto" w:fill="F8F9FA"/>
                    </w:rPr>
                    <w:t>property can have one of one of the following values-</w:t>
                  </w:r>
                </w:p>
                <w:p w:rsidR="00823246" w:rsidRPr="00CB2CBC" w:rsidRDefault="00823246" w:rsidP="00CB2CBC">
                  <w:pPr>
                    <w:numPr>
                      <w:ilvl w:val="0"/>
                      <w:numId w:val="23"/>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CB2CBC">
                    <w:rPr>
                      <w:rFonts w:ascii="Helvetica" w:eastAsia="Times New Roman" w:hAnsi="Helvetica" w:cs="Helvetica"/>
                      <w:b/>
                      <w:bCs/>
                      <w:color w:val="212529"/>
                      <w:sz w:val="28"/>
                      <w:vertAlign w:val="baseline"/>
                      <w:lang w:bidi="ar-SA"/>
                    </w:rPr>
                    <w:t>Left- </w:t>
                  </w:r>
                  <w:r w:rsidRPr="00CB2CBC">
                    <w:rPr>
                      <w:rFonts w:ascii="Helvetica" w:eastAsia="Times New Roman" w:hAnsi="Helvetica" w:cs="Helvetica"/>
                      <w:color w:val="212529"/>
                      <w:sz w:val="28"/>
                      <w:szCs w:val="28"/>
                      <w:vertAlign w:val="baseline"/>
                      <w:lang w:bidi="ar-SA"/>
                    </w:rPr>
                    <w:t>The elements floats to the left of its container.</w:t>
                  </w:r>
                </w:p>
                <w:p w:rsidR="00823246" w:rsidRPr="00CB2CBC" w:rsidRDefault="00823246" w:rsidP="00CB2CBC">
                  <w:pPr>
                    <w:numPr>
                      <w:ilvl w:val="0"/>
                      <w:numId w:val="23"/>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CB2CBC">
                    <w:rPr>
                      <w:rFonts w:ascii="Helvetica" w:eastAsia="Times New Roman" w:hAnsi="Helvetica" w:cs="Helvetica"/>
                      <w:b/>
                      <w:bCs/>
                      <w:color w:val="212529"/>
                      <w:sz w:val="28"/>
                      <w:vertAlign w:val="baseline"/>
                      <w:lang w:bidi="ar-SA"/>
                    </w:rPr>
                    <w:t>Right- </w:t>
                  </w:r>
                  <w:r w:rsidRPr="00CB2CBC">
                    <w:rPr>
                      <w:rFonts w:ascii="Helvetica" w:eastAsia="Times New Roman" w:hAnsi="Helvetica" w:cs="Helvetica"/>
                      <w:color w:val="212529"/>
                      <w:sz w:val="28"/>
                      <w:szCs w:val="28"/>
                      <w:vertAlign w:val="baseline"/>
                      <w:lang w:bidi="ar-SA"/>
                    </w:rPr>
                    <w:t>The elements floats to the right of its container.</w:t>
                  </w:r>
                </w:p>
                <w:p w:rsidR="00823246" w:rsidRPr="00CB2CBC" w:rsidRDefault="00823246" w:rsidP="00CB2CBC">
                  <w:pPr>
                    <w:numPr>
                      <w:ilvl w:val="0"/>
                      <w:numId w:val="23"/>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CB2CBC">
                    <w:rPr>
                      <w:rFonts w:ascii="Helvetica" w:eastAsia="Times New Roman" w:hAnsi="Helvetica" w:cs="Helvetica"/>
                      <w:b/>
                      <w:bCs/>
                      <w:color w:val="212529"/>
                      <w:sz w:val="28"/>
                      <w:vertAlign w:val="baseline"/>
                      <w:lang w:bidi="ar-SA"/>
                    </w:rPr>
                    <w:t>None-</w:t>
                  </w:r>
                  <w:r w:rsidRPr="00CB2CBC">
                    <w:rPr>
                      <w:rFonts w:ascii="Helvetica" w:eastAsia="Times New Roman" w:hAnsi="Helvetica" w:cs="Helvetica"/>
                      <w:color w:val="212529"/>
                      <w:sz w:val="28"/>
                      <w:szCs w:val="28"/>
                      <w:vertAlign w:val="baseline"/>
                      <w:lang w:bidi="ar-SA"/>
                    </w:rPr>
                    <w:t> The element does not float (it will be displayed just where it occurs in the text). This is default.</w:t>
                  </w:r>
                </w:p>
                <w:p w:rsidR="00823246" w:rsidRPr="00CB2CBC" w:rsidRDefault="00823246" w:rsidP="00CB2CBC">
                  <w:pPr>
                    <w:numPr>
                      <w:ilvl w:val="0"/>
                      <w:numId w:val="23"/>
                    </w:numPr>
                    <w:shd w:val="clear" w:color="auto" w:fill="F8F9FA"/>
                    <w:spacing w:before="100" w:beforeAutospacing="1" w:after="100" w:afterAutospacing="1" w:line="240" w:lineRule="auto"/>
                    <w:rPr>
                      <w:rFonts w:ascii="Helvetica" w:eastAsia="Times New Roman" w:hAnsi="Helvetica" w:cs="Helvetica"/>
                      <w:color w:val="212529"/>
                      <w:sz w:val="28"/>
                      <w:szCs w:val="28"/>
                      <w:vertAlign w:val="baseline"/>
                      <w:lang w:bidi="ar-SA"/>
                    </w:rPr>
                  </w:pPr>
                  <w:r w:rsidRPr="00CB2CBC">
                    <w:rPr>
                      <w:rFonts w:ascii="Helvetica" w:eastAsia="Times New Roman" w:hAnsi="Helvetica" w:cs="Helvetica"/>
                      <w:b/>
                      <w:bCs/>
                      <w:color w:val="212529"/>
                      <w:sz w:val="28"/>
                      <w:vertAlign w:val="baseline"/>
                      <w:lang w:bidi="ar-SA"/>
                    </w:rPr>
                    <w:t>Inherit- </w:t>
                  </w:r>
                  <w:r w:rsidRPr="00CB2CBC">
                    <w:rPr>
                      <w:rFonts w:ascii="Helvetica" w:eastAsia="Times New Roman" w:hAnsi="Helvetica" w:cs="Helvetica"/>
                      <w:color w:val="212529"/>
                      <w:sz w:val="28"/>
                      <w:szCs w:val="28"/>
                      <w:vertAlign w:val="baseline"/>
                      <w:lang w:bidi="ar-SA"/>
                    </w:rPr>
                    <w:t>The element inherits the float value of its parent.</w:t>
                  </w:r>
                </w:p>
                <w:p w:rsidR="00823246" w:rsidRPr="00CB2CBC" w:rsidRDefault="00823246" w:rsidP="00CB2CBC">
                  <w:pPr>
                    <w:pStyle w:val="ListParagraph"/>
                    <w:numPr>
                      <w:ilvl w:val="0"/>
                      <w:numId w:val="23"/>
                    </w:numPr>
                    <w:shd w:val="clear" w:color="auto" w:fill="F8F9FA"/>
                    <w:spacing w:after="100" w:afterAutospacing="1" w:line="240" w:lineRule="auto"/>
                    <w:rPr>
                      <w:rFonts w:ascii="Helvetica" w:eastAsia="Times New Roman" w:hAnsi="Helvetica" w:cs="Helvetica"/>
                      <w:color w:val="212529"/>
                      <w:sz w:val="28"/>
                      <w:szCs w:val="28"/>
                      <w:vertAlign w:val="baseline"/>
                      <w:lang w:bidi="ar-SA"/>
                    </w:rPr>
                  </w:pPr>
                  <w:r w:rsidRPr="00CB2CBC">
                    <w:rPr>
                      <w:rFonts w:ascii="Helvetica" w:eastAsia="Times New Roman" w:hAnsi="Helvetica" w:cs="Helvetica"/>
                      <w:color w:val="212529"/>
                      <w:sz w:val="28"/>
                      <w:szCs w:val="28"/>
                      <w:vertAlign w:val="baseline"/>
                      <w:lang w:bidi="ar-SA"/>
                    </w:rPr>
                    <w:t>Let us imagine that we are making a grocery store website and accordingly sell the things.</w:t>
                  </w:r>
                </w:p>
                <w:p w:rsidR="00823246" w:rsidRPr="00CB2CBC" w:rsidRDefault="00823246" w:rsidP="00CB2CBC">
                  <w:pPr>
                    <w:pStyle w:val="ListParagraph"/>
                    <w:numPr>
                      <w:ilvl w:val="0"/>
                      <w:numId w:val="23"/>
                    </w:numPr>
                    <w:shd w:val="clear" w:color="auto" w:fill="F8F9FA"/>
                    <w:spacing w:after="100" w:afterAutospacing="1" w:line="240" w:lineRule="auto"/>
                    <w:rPr>
                      <w:rFonts w:ascii="Helvetica" w:eastAsia="Times New Roman" w:hAnsi="Helvetica" w:cs="Helvetica"/>
                      <w:color w:val="212529"/>
                      <w:sz w:val="28"/>
                      <w:szCs w:val="28"/>
                      <w:vertAlign w:val="baseline"/>
                      <w:lang w:bidi="ar-SA"/>
                    </w:rPr>
                  </w:pPr>
                  <w:r w:rsidRPr="00CB2CBC">
                    <w:rPr>
                      <w:rFonts w:ascii="Helvetica" w:eastAsia="Times New Roman" w:hAnsi="Helvetica" w:cs="Helvetica"/>
                      <w:color w:val="212529"/>
                      <w:sz w:val="28"/>
                      <w:szCs w:val="28"/>
                      <w:vertAlign w:val="baseline"/>
                      <w:lang w:bidi="ar-SA"/>
                    </w:rPr>
                    <w:t>For the CSS section, we will make different IDs and classes to specify different properties to each item listed. Let us start by defining the classes</w:t>
                  </w:r>
                </w:p>
                <w:p w:rsidR="00823246" w:rsidRPr="00CB2CBC" w:rsidRDefault="00823246" w:rsidP="00CB2CBC">
                  <w:pPr>
                    <w:spacing w:line="240" w:lineRule="auto"/>
                  </w:pPr>
                </w:p>
                <w:p w:rsidR="00823246" w:rsidRDefault="00823246"/>
              </w:txbxContent>
            </v:textbox>
          </v:shape>
        </w:pict>
      </w:r>
    </w:p>
    <w:p w:rsidR="00034B85" w:rsidRDefault="00034B85">
      <w:r>
        <w:br w:type="page"/>
      </w:r>
    </w:p>
    <w:p w:rsidR="00034B85" w:rsidRDefault="00693354">
      <w:r>
        <w:rPr>
          <w:noProof/>
          <w:lang w:bidi="ar-SA"/>
        </w:rPr>
        <w:lastRenderedPageBreak/>
        <w:pict>
          <v:shape id="_x0000_s1068" type="#_x0000_t202" style="position:absolute;left:0;text-align:left;margin-left:-63pt;margin-top:-66pt;width:591pt;height:781.5pt;z-index:251688960" stroked="f">
            <v:textbox>
              <w:txbxContent>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token"/>
                      <w:rFonts w:ascii="Consolas" w:eastAsiaTheme="majorEastAsia" w:hAnsi="Consolas" w:cs="Consolas"/>
                      <w:color w:val="A6E22E"/>
                    </w:rPr>
                    <w:t>.container</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width</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900px</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3px solid purple</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background-color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E6DB74"/>
                    </w:rPr>
                    <w:t>rgb</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250</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226</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205</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margin</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33px auto</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A6E22E"/>
                    </w:rPr>
                    <w:t>.item</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border</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3px solid grey</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margin</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12px 3px</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padding</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12px 3px</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4"/>
                      <w:szCs w:val="24"/>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92672"/>
                    </w:rPr>
                    <w:t>background</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E6DB74"/>
                    </w:rPr>
                    <w:t>rgb</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248</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238</w:t>
                  </w:r>
                  <w:r>
                    <w:rPr>
                      <w:rStyle w:val="token"/>
                      <w:rFonts w:ascii="Consolas" w:eastAsiaTheme="majorEastAsia" w:hAnsi="Consolas" w:cs="Consolas"/>
                      <w:color w:val="F8F8F2"/>
                    </w:rPr>
                    <w:t>,</w:t>
                  </w:r>
                  <w:r>
                    <w:rPr>
                      <w:rStyle w:val="HTMLCode"/>
                      <w:rFonts w:ascii="Consolas" w:eastAsiaTheme="majorEastAsia" w:hAnsi="Consolas" w:cs="Consolas"/>
                      <w:color w:val="F8F8F2"/>
                      <w:sz w:val="24"/>
                      <w:szCs w:val="24"/>
                    </w:rPr>
                    <w:t xml:space="preserve"> 238</w:t>
                  </w:r>
                  <w:r>
                    <w:rPr>
                      <w:rStyle w:val="token"/>
                      <w:rFonts w:ascii="Consolas" w:eastAsiaTheme="majorEastAsia" w:hAnsi="Consolas" w:cs="Consolas"/>
                      <w:color w:val="F8F8F2"/>
                    </w:rPr>
                    <w:t>);</w:t>
                  </w:r>
                </w:p>
                <w:p w:rsidR="00823246" w:rsidRDefault="00823246" w:rsidP="00CB2CBC">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4"/>
                      <w:szCs w:val="24"/>
                    </w:rPr>
                    <w:t xml:space="preserve">        </w:t>
                  </w:r>
                  <w:r>
                    <w:rPr>
                      <w:rStyle w:val="token"/>
                      <w:rFonts w:ascii="Consolas" w:eastAsiaTheme="majorEastAsia" w:hAnsi="Consolas" w:cs="Consolas"/>
                      <w:color w:val="F8F8F2"/>
                    </w:rPr>
                    <w:t>}</w:t>
                  </w:r>
                </w:p>
                <w:p w:rsidR="00823246" w:rsidRDefault="00823246"/>
                <w:p w:rsidR="00823246" w:rsidRDefault="00823246"/>
                <w:p w:rsidR="00823246" w:rsidRDefault="00823246"/>
                <w:p w:rsidR="00823246" w:rsidRDefault="00823246"/>
                <w:p w:rsidR="00823246" w:rsidRDefault="00823246"/>
                <w:p w:rsidR="00823246" w:rsidRDefault="00823246">
                  <w:pPr>
                    <w:rPr>
                      <w:rFonts w:ascii="Helvetica" w:hAnsi="Helvetica" w:cs="Helvetica"/>
                      <w:color w:val="212529"/>
                      <w:sz w:val="28"/>
                      <w:szCs w:val="28"/>
                      <w:shd w:val="clear" w:color="auto" w:fill="F8F9FA"/>
                    </w:rPr>
                  </w:pPr>
                </w:p>
                <w:p w:rsidR="00823246" w:rsidRDefault="00823246">
                  <w:pPr>
                    <w:rPr>
                      <w:rFonts w:ascii="Helvetica" w:hAnsi="Helvetica" w:cs="Helvetica"/>
                      <w:color w:val="212529"/>
                      <w:sz w:val="28"/>
                      <w:szCs w:val="28"/>
                      <w:shd w:val="clear" w:color="auto" w:fill="F8F9FA"/>
                    </w:rPr>
                  </w:pPr>
                  <w:r>
                    <w:rPr>
                      <w:rFonts w:ascii="Helvetica" w:hAnsi="Helvetica" w:cs="Helvetica"/>
                      <w:color w:val="212529"/>
                      <w:sz w:val="28"/>
                      <w:szCs w:val="28"/>
                      <w:shd w:val="clear" w:color="auto" w:fill="F8F9FA"/>
                    </w:rPr>
                    <w:t>To float the elements, right or left we can target them by their IDs. Let us target all the elements as shown below-</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#fruit</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float</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right</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48%</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A6E22E"/>
                      <w:sz w:val="22"/>
                      <w:szCs w:val="22"/>
                    </w:rPr>
                    <w:t>#computer</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float</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left</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48%</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token"/>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token"/>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token"/>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token"/>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Fonts w:ascii="Consolas" w:hAnsi="Consolas" w:cs="Consolas"/>
                      <w:color w:val="F8F8F2"/>
                      <w:sz w:val="12"/>
                      <w:szCs w:val="12"/>
                    </w:rPr>
                  </w:pPr>
                </w:p>
                <w:p w:rsidR="00823246" w:rsidRDefault="00823246"/>
              </w:txbxContent>
            </v:textbox>
          </v:shape>
        </w:pict>
      </w:r>
    </w:p>
    <w:p w:rsidR="00034B85" w:rsidRDefault="00693354">
      <w:r>
        <w:rPr>
          <w:noProof/>
          <w:lang w:bidi="ar-SA"/>
        </w:rPr>
        <w:pict>
          <v:rect id="_x0000_s1069" style="position:absolute;left:0;text-align:left;margin-left:-34.5pt;margin-top:162.85pt;width:495.75pt;height:193.5pt;z-index:251689984" stroked="f">
            <v:fill r:id="rId14" o:title="base64 (1)" recolor="t" type="frame"/>
          </v:rect>
        </w:pict>
      </w:r>
      <w:r w:rsidR="00034B85">
        <w:br w:type="page"/>
      </w:r>
    </w:p>
    <w:p w:rsidR="00034B85" w:rsidRDefault="00693354">
      <w:r>
        <w:rPr>
          <w:noProof/>
          <w:lang w:bidi="ar-SA"/>
        </w:rPr>
        <w:lastRenderedPageBreak/>
        <w:pict>
          <v:shape id="_x0000_s1070" type="#_x0000_t202" style="position:absolute;left:0;text-align:left;margin-left:-66.55pt;margin-top:-66.55pt;width:592.95pt;height:778.4pt;z-index:251691008" stroked="f">
            <v:textbox>
              <w:txbxContent>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#stationary</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8292A2"/>
                      <w:sz w:val="22"/>
                      <w:szCs w:val="22"/>
                    </w:rPr>
                    <w:t>/* float: left;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clear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both</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clear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left</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100%</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pPr>
                    <w:rPr>
                      <w:rFonts w:ascii="Helvetica" w:hAnsi="Helvetica" w:cs="Helvetica"/>
                      <w:color w:val="212529"/>
                      <w:sz w:val="25"/>
                      <w:szCs w:val="25"/>
                      <w:shd w:val="clear" w:color="auto" w:fill="F8F9FA"/>
                    </w:rPr>
                  </w:pPr>
                  <w:r w:rsidRPr="00CB2CBC">
                    <w:rPr>
                      <w:rFonts w:ascii="Helvetica" w:hAnsi="Helvetica" w:cs="Helvetica"/>
                      <w:color w:val="212529"/>
                      <w:sz w:val="25"/>
                      <w:szCs w:val="25"/>
                      <w:shd w:val="clear" w:color="auto" w:fill="F8F9FA"/>
                    </w:rPr>
                    <w:t>Initially, if you set the width as </w:t>
                  </w:r>
                  <w:r w:rsidRPr="00CB2CBC">
                    <w:rPr>
                      <w:rFonts w:ascii="Helvetica" w:hAnsi="Helvetica" w:cs="Helvetica"/>
                      <w:i/>
                      <w:iCs/>
                      <w:color w:val="212529"/>
                      <w:sz w:val="25"/>
                    </w:rPr>
                    <w:t>50%</w:t>
                  </w:r>
                  <w:r w:rsidRPr="00CB2CBC">
                    <w:rPr>
                      <w:rFonts w:ascii="Helvetica" w:hAnsi="Helvetica" w:cs="Helvetica"/>
                      <w:color w:val="212529"/>
                      <w:sz w:val="25"/>
                      <w:szCs w:val="25"/>
                      <w:shd w:val="clear" w:color="auto" w:fill="F8F9FA"/>
                    </w:rPr>
                    <w:t> for all three, then the result would be as follows-</w:t>
                  </w:r>
                </w:p>
                <w:p w:rsidR="00823246" w:rsidRDefault="00823246"/>
                <w:p w:rsidR="00823246" w:rsidRDefault="00823246"/>
                <w:p w:rsidR="00823246" w:rsidRDefault="00823246"/>
                <w:p w:rsidR="00823246" w:rsidRDefault="00823246"/>
                <w:p w:rsidR="00823246" w:rsidRDefault="00823246">
                  <w:pPr>
                    <w:rPr>
                      <w:rFonts w:ascii="Helvetica" w:hAnsi="Helvetica" w:cs="Helvetica"/>
                      <w:color w:val="212529"/>
                      <w:sz w:val="25"/>
                      <w:szCs w:val="25"/>
                      <w:shd w:val="clear" w:color="auto" w:fill="F8F9FA"/>
                    </w:rPr>
                  </w:pPr>
                  <w:r w:rsidRPr="00CB2CBC">
                    <w:rPr>
                      <w:rFonts w:ascii="Helvetica" w:hAnsi="Helvetica" w:cs="Helvetica"/>
                      <w:color w:val="212529"/>
                      <w:sz w:val="25"/>
                      <w:szCs w:val="25"/>
                      <w:shd w:val="clear" w:color="auto" w:fill="F8F9FA"/>
                    </w:rPr>
                    <w:t>If we add some more texts to </w:t>
                  </w:r>
                  <w:r w:rsidRPr="00CB2CBC">
                    <w:rPr>
                      <w:rFonts w:ascii="Helvetica" w:hAnsi="Helvetica" w:cs="Helvetica"/>
                      <w:i/>
                      <w:iCs/>
                      <w:color w:val="212529"/>
                      <w:sz w:val="25"/>
                    </w:rPr>
                    <w:t>fruit</w:t>
                  </w:r>
                  <w:r w:rsidRPr="00CB2CBC">
                    <w:rPr>
                      <w:rFonts w:ascii="Helvetica" w:hAnsi="Helvetica" w:cs="Helvetica"/>
                      <w:color w:val="212529"/>
                      <w:sz w:val="25"/>
                      <w:szCs w:val="25"/>
                      <w:shd w:val="clear" w:color="auto" w:fill="F8F9FA"/>
                    </w:rPr>
                    <w:t> and</w:t>
                  </w:r>
                  <w:r w:rsidRPr="00CB2CBC">
                    <w:rPr>
                      <w:rFonts w:ascii="Helvetica" w:hAnsi="Helvetica" w:cs="Helvetica"/>
                      <w:i/>
                      <w:iCs/>
                      <w:color w:val="212529"/>
                      <w:sz w:val="25"/>
                    </w:rPr>
                    <w:t> computer </w:t>
                  </w:r>
                  <w:r w:rsidRPr="00CB2CBC">
                    <w:rPr>
                      <w:rFonts w:ascii="Helvetica" w:hAnsi="Helvetica" w:cs="Helvetica"/>
                      <w:color w:val="212529"/>
                      <w:sz w:val="25"/>
                      <w:szCs w:val="25"/>
                      <w:shd w:val="clear" w:color="auto" w:fill="F8F9FA"/>
                    </w:rPr>
                    <w:t>and remove the </w:t>
                  </w:r>
                  <w:r w:rsidRPr="00CB2CBC">
                    <w:rPr>
                      <w:rFonts w:ascii="Helvetica" w:hAnsi="Helvetica" w:cs="Helvetica"/>
                      <w:i/>
                      <w:iCs/>
                      <w:color w:val="212529"/>
                      <w:sz w:val="25"/>
                    </w:rPr>
                    <w:t>float: left </w:t>
                  </w:r>
                  <w:r w:rsidRPr="00CB2CBC">
                    <w:rPr>
                      <w:rFonts w:ascii="Helvetica" w:hAnsi="Helvetica" w:cs="Helvetica"/>
                      <w:color w:val="212529"/>
                      <w:sz w:val="25"/>
                      <w:szCs w:val="25"/>
                      <w:shd w:val="clear" w:color="auto" w:fill="F8F9FA"/>
                    </w:rPr>
                    <w:t>option from </w:t>
                  </w:r>
                  <w:r w:rsidRPr="00CB2CBC">
                    <w:rPr>
                      <w:rFonts w:ascii="Helvetica" w:hAnsi="Helvetica" w:cs="Helvetica"/>
                      <w:i/>
                      <w:iCs/>
                      <w:color w:val="212529"/>
                      <w:sz w:val="25"/>
                    </w:rPr>
                    <w:t>stationary</w:t>
                  </w:r>
                  <w:r w:rsidRPr="00CB2CBC">
                    <w:rPr>
                      <w:rFonts w:ascii="Helvetica" w:hAnsi="Helvetica" w:cs="Helvetica"/>
                      <w:color w:val="212529"/>
                      <w:sz w:val="25"/>
                      <w:szCs w:val="25"/>
                      <w:shd w:val="clear" w:color="auto" w:fill="F8F9FA"/>
                    </w:rPr>
                    <w:t> then we find that fruit and computer will float on the right side of the container and overlaps the stationary section as follows-</w:t>
                  </w:r>
                </w:p>
                <w:p w:rsidR="00823246" w:rsidRDefault="00823246"/>
                <w:p w:rsidR="00823246" w:rsidRDefault="00823246"/>
                <w:p w:rsidR="00823246" w:rsidRDefault="00823246"/>
                <w:p w:rsidR="00823246" w:rsidRDefault="00823246"/>
                <w:p w:rsidR="00823246" w:rsidRPr="00CB2CBC" w:rsidRDefault="00823246" w:rsidP="00CB2CBC">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CB2CBC">
                    <w:rPr>
                      <w:rFonts w:ascii="Helvetica" w:eastAsia="Times New Roman" w:hAnsi="Helvetica" w:cs="Helvetica"/>
                      <w:color w:val="212529"/>
                      <w:sz w:val="25"/>
                      <w:szCs w:val="25"/>
                      <w:vertAlign w:val="baseline"/>
                      <w:lang w:bidi="ar-SA"/>
                    </w:rPr>
                    <w:t>To avoid this, we use the property known as </w:t>
                  </w:r>
                  <w:r w:rsidRPr="00CB2CBC">
                    <w:rPr>
                      <w:rFonts w:ascii="Helvetica" w:eastAsia="Times New Roman" w:hAnsi="Helvetica" w:cs="Helvetica"/>
                      <w:i/>
                      <w:iCs/>
                      <w:color w:val="212529"/>
                      <w:sz w:val="25"/>
                      <w:vertAlign w:val="baseline"/>
                      <w:lang w:bidi="ar-SA"/>
                    </w:rPr>
                    <w:t>clear. </w:t>
                  </w:r>
                  <w:r w:rsidRPr="00CB2CBC">
                    <w:rPr>
                      <w:rFonts w:ascii="Helvetica" w:eastAsia="Times New Roman" w:hAnsi="Helvetica" w:cs="Helvetica"/>
                      <w:color w:val="212529"/>
                      <w:sz w:val="25"/>
                      <w:szCs w:val="25"/>
                      <w:vertAlign w:val="baseline"/>
                      <w:lang w:bidi="ar-SA"/>
                    </w:rPr>
                    <w:t>If we write </w:t>
                  </w:r>
                  <w:r w:rsidRPr="00CB2CBC">
                    <w:rPr>
                      <w:rFonts w:ascii="Helvetica" w:eastAsia="Times New Roman" w:hAnsi="Helvetica" w:cs="Helvetica"/>
                      <w:i/>
                      <w:iCs/>
                      <w:color w:val="212529"/>
                      <w:sz w:val="25"/>
                      <w:vertAlign w:val="baseline"/>
                      <w:lang w:bidi="ar-SA"/>
                    </w:rPr>
                    <w:t>clear: both, </w:t>
                  </w:r>
                  <w:r w:rsidRPr="00CB2CBC">
                    <w:rPr>
                      <w:rFonts w:ascii="Helvetica" w:eastAsia="Times New Roman" w:hAnsi="Helvetica" w:cs="Helvetica"/>
                      <w:color w:val="212529"/>
                      <w:sz w:val="25"/>
                      <w:szCs w:val="25"/>
                      <w:vertAlign w:val="baseline"/>
                      <w:lang w:bidi="ar-SA"/>
                    </w:rPr>
                    <w:t>then both the other elements will not overlap the </w:t>
                  </w:r>
                  <w:r w:rsidRPr="00CB2CBC">
                    <w:rPr>
                      <w:rFonts w:ascii="Helvetica" w:eastAsia="Times New Roman" w:hAnsi="Helvetica" w:cs="Helvetica"/>
                      <w:i/>
                      <w:iCs/>
                      <w:color w:val="212529"/>
                      <w:sz w:val="25"/>
                      <w:vertAlign w:val="baseline"/>
                      <w:lang w:bidi="ar-SA"/>
                    </w:rPr>
                    <w:t>stationary section.</w:t>
                  </w:r>
                </w:p>
                <w:p w:rsidR="00823246" w:rsidRPr="00CB2CBC" w:rsidRDefault="00823246" w:rsidP="00CB2CBC">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CB2CBC">
                    <w:rPr>
                      <w:rFonts w:ascii="Helvetica" w:eastAsia="Times New Roman" w:hAnsi="Helvetica" w:cs="Helvetica"/>
                      <w:color w:val="212529"/>
                      <w:sz w:val="25"/>
                      <w:szCs w:val="25"/>
                      <w:vertAlign w:val="baseline"/>
                      <w:lang w:bidi="ar-SA"/>
                    </w:rPr>
                    <w:t>For paragraphs, we have different alignments options like </w:t>
                  </w:r>
                  <w:r w:rsidRPr="00CB2CBC">
                    <w:rPr>
                      <w:rFonts w:ascii="Helvetica" w:eastAsia="Times New Roman" w:hAnsi="Helvetica" w:cs="Helvetica"/>
                      <w:i/>
                      <w:iCs/>
                      <w:color w:val="212529"/>
                      <w:sz w:val="25"/>
                      <w:vertAlign w:val="baseline"/>
                      <w:lang w:bidi="ar-SA"/>
                    </w:rPr>
                    <w:t>right, left, center,</w:t>
                  </w:r>
                  <w:r w:rsidRPr="00CB2CBC">
                    <w:rPr>
                      <w:rFonts w:ascii="Helvetica" w:eastAsia="Times New Roman" w:hAnsi="Helvetica" w:cs="Helvetica"/>
                      <w:color w:val="212529"/>
                      <w:sz w:val="25"/>
                      <w:szCs w:val="25"/>
                      <w:vertAlign w:val="baseline"/>
                      <w:lang w:bidi="ar-SA"/>
                    </w:rPr>
                    <w:t> and </w:t>
                  </w:r>
                  <w:r w:rsidRPr="00CB2CBC">
                    <w:rPr>
                      <w:rFonts w:ascii="Helvetica" w:eastAsia="Times New Roman" w:hAnsi="Helvetica" w:cs="Helvetica"/>
                      <w:i/>
                      <w:iCs/>
                      <w:color w:val="212529"/>
                      <w:sz w:val="25"/>
                      <w:vertAlign w:val="baseline"/>
                      <w:lang w:bidi="ar-SA"/>
                    </w:rPr>
                    <w:t>justify. </w:t>
                  </w:r>
                  <w:r w:rsidRPr="00CB2CBC">
                    <w:rPr>
                      <w:rFonts w:ascii="Helvetica" w:eastAsia="Times New Roman" w:hAnsi="Helvetica" w:cs="Helvetica"/>
                      <w:color w:val="212529"/>
                      <w:sz w:val="25"/>
                      <w:szCs w:val="25"/>
                      <w:vertAlign w:val="baseline"/>
                      <w:lang w:bidi="ar-SA"/>
                    </w:rPr>
                    <w:t>The right alignment will move the texts to the right, left alignment to the left side and so on.</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p, h3</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Style w:val="token"/>
                      <w:rFonts w:ascii="Consolas" w:eastAsiaTheme="majorEastAsia" w:hAnsi="Consolas" w:cs="Consolas"/>
                      <w:color w:val="8292A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8292A2"/>
                      <w:sz w:val="22"/>
                      <w:szCs w:val="22"/>
                    </w:rPr>
                    <w:t>/* text-align: right;</w:t>
                  </w:r>
                </w:p>
                <w:p w:rsidR="00823246" w:rsidRDefault="00823246" w:rsidP="00CB2CBC">
                  <w:pPr>
                    <w:pStyle w:val="HTMLPreformatted"/>
                    <w:shd w:val="clear" w:color="auto" w:fill="272822"/>
                    <w:spacing w:before="120" w:after="120"/>
                    <w:rPr>
                      <w:rStyle w:val="token"/>
                      <w:rFonts w:ascii="Consolas" w:eastAsiaTheme="majorEastAsia" w:hAnsi="Consolas" w:cs="Consolas"/>
                      <w:color w:val="8292A2"/>
                      <w:sz w:val="22"/>
                      <w:szCs w:val="22"/>
                    </w:rPr>
                  </w:pPr>
                  <w:r>
                    <w:rPr>
                      <w:rStyle w:val="token"/>
                      <w:rFonts w:ascii="Consolas" w:eastAsiaTheme="majorEastAsia" w:hAnsi="Consolas" w:cs="Consolas"/>
                      <w:color w:val="8292A2"/>
                      <w:sz w:val="22"/>
                      <w:szCs w:val="22"/>
                    </w:rPr>
                    <w:t xml:space="preserve">            text-align: left;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8292A2"/>
                      <w:sz w:val="22"/>
                      <w:szCs w:val="22"/>
                    </w:rPr>
                    <w:t xml:space="preserve">            text-align: center;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text-align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justify</w:t>
                  </w:r>
                  <w:r>
                    <w:rPr>
                      <w:rStyle w:val="token"/>
                      <w:rFonts w:ascii="Consolas" w:eastAsiaTheme="majorEastAsia" w:hAnsi="Consolas" w:cs="Consolas"/>
                      <w:color w:val="F8F8F2"/>
                      <w:sz w:val="22"/>
                      <w:szCs w:val="22"/>
                    </w:rPr>
                    <w:t>;</w:t>
                  </w:r>
                </w:p>
                <w:p w:rsidR="00823246" w:rsidRDefault="00823246" w:rsidP="00CB2CBC">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txbxContent>
            </v:textbox>
          </v:shape>
        </w:pict>
      </w:r>
    </w:p>
    <w:p w:rsidR="00034B85" w:rsidRDefault="00693354">
      <w:r>
        <w:rPr>
          <w:noProof/>
          <w:lang w:bidi="ar-SA"/>
        </w:rPr>
        <w:pict>
          <v:rect id="_x0000_s1072" style="position:absolute;left:0;text-align:left;margin-left:63.85pt;margin-top:260.7pt;width:340.3pt;height:172.55pt;z-index:251693056" stroked="f">
            <v:fill r:id="rId15" o:title="base64_AUbatkN" recolor="t" type="frame"/>
          </v:rect>
        </w:pict>
      </w:r>
      <w:r>
        <w:rPr>
          <w:noProof/>
          <w:lang w:bidi="ar-SA"/>
        </w:rPr>
        <w:pict>
          <v:rect id="_x0000_s1071" style="position:absolute;left:0;text-align:left;margin-left:31.9pt;margin-top:33.15pt;width:406.9pt;height:182.05pt;z-index:251692032" stroked="f">
            <v:fill r:id="rId16" o:title="base64_kXv0ZfM" recolor="t" type="frame"/>
          </v:rect>
        </w:pict>
      </w:r>
      <w:r w:rsidR="00034B85">
        <w:br w:type="page"/>
      </w:r>
    </w:p>
    <w:p w:rsidR="00034B85" w:rsidRDefault="00693354">
      <w:r>
        <w:rPr>
          <w:noProof/>
          <w:lang w:bidi="ar-SA"/>
        </w:rPr>
        <w:lastRenderedPageBreak/>
        <w:pict>
          <v:shape id="_x0000_s1073" type="#_x0000_t202" style="position:absolute;left:0;text-align:left;margin-left:-65.9pt;margin-top:-63.85pt;width:595.05pt;height:774.35pt;z-index:251694080" stroked="f">
            <v:textbox>
              <w:txbxContent>
                <w:p w:rsidR="00823246" w:rsidRDefault="00823246" w:rsidP="00CB2CBC">
                  <w:pPr>
                    <w:spacing w:line="240" w:lineRule="auto"/>
                    <w:rPr>
                      <w:rFonts w:ascii="Helvetica" w:hAnsi="Helvetica" w:cs="Helvetica"/>
                      <w:color w:val="212529"/>
                      <w:sz w:val="25"/>
                      <w:szCs w:val="25"/>
                      <w:shd w:val="clear" w:color="auto" w:fill="F8F9FA"/>
                    </w:rPr>
                  </w:pPr>
                  <w:r w:rsidRPr="00CB2CBC">
                    <w:rPr>
                      <w:rFonts w:ascii="Helvetica" w:hAnsi="Helvetica" w:cs="Helvetica"/>
                      <w:color w:val="212529"/>
                      <w:sz w:val="25"/>
                      <w:szCs w:val="25"/>
                      <w:shd w:val="clear" w:color="auto" w:fill="F8F9FA"/>
                    </w:rPr>
                    <w:t>However, now we do not use the </w:t>
                  </w:r>
                  <w:r w:rsidRPr="00CB2CBC">
                    <w:rPr>
                      <w:rFonts w:ascii="Helvetica" w:hAnsi="Helvetica" w:cs="Helvetica"/>
                      <w:i/>
                      <w:iCs/>
                      <w:color w:val="212529"/>
                      <w:sz w:val="25"/>
                    </w:rPr>
                    <w:t>float and clear</w:t>
                  </w:r>
                  <w:r w:rsidRPr="00CB2CBC">
                    <w:rPr>
                      <w:rFonts w:ascii="Helvetica" w:hAnsi="Helvetica" w:cs="Helvetica"/>
                      <w:color w:val="212529"/>
                      <w:sz w:val="25"/>
                      <w:szCs w:val="25"/>
                      <w:shd w:val="clear" w:color="auto" w:fill="F8F9FA"/>
                    </w:rPr>
                    <w:t> property much. Instead, we use the properties like </w:t>
                  </w:r>
                  <w:r w:rsidRPr="00CB2CBC">
                    <w:rPr>
                      <w:rFonts w:ascii="Helvetica" w:hAnsi="Helvetica" w:cs="Helvetica"/>
                      <w:i/>
                      <w:iCs/>
                      <w:color w:val="212529"/>
                      <w:sz w:val="25"/>
                    </w:rPr>
                    <w:t>flexbox</w:t>
                  </w:r>
                  <w:r w:rsidRPr="00CB2CBC">
                    <w:rPr>
                      <w:rFonts w:ascii="Helvetica" w:hAnsi="Helvetica" w:cs="Helvetica"/>
                      <w:color w:val="212529"/>
                      <w:sz w:val="25"/>
                      <w:szCs w:val="25"/>
                      <w:shd w:val="clear" w:color="auto" w:fill="F8F9FA"/>
                    </w:rPr>
                    <w:t>. But then too the concepts of float and clear should be known to you. In the upcoming tutorials, we will see more different layouts like navigation bars etc. Till then stay tuned with the tutorials.</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8292A2"/>
                      <w:sz w:val="22"/>
                      <w:szCs w:val="22"/>
                    </w:rPr>
                    <w:t>DOCTYPE html</w:t>
                  </w:r>
                  <w:r>
                    <w:rPr>
                      <w:rStyle w:val="token"/>
                      <w:rFonts w:ascii="Consolas" w:eastAsiaTheme="majorEastAsia" w:hAnsi="Consolas" w:cs="Consolas"/>
                      <w:color w:val="F8F8F2"/>
                      <w:sz w:val="22"/>
                      <w:szCs w:val="2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html </w:t>
                  </w:r>
                  <w:r>
                    <w:rPr>
                      <w:rStyle w:val="token"/>
                      <w:rFonts w:ascii="Consolas" w:eastAsiaTheme="majorEastAsia" w:hAnsi="Consolas" w:cs="Consolas"/>
                      <w:color w:val="A6E22E"/>
                      <w:sz w:val="22"/>
                      <w:szCs w:val="22"/>
                    </w:rPr>
                    <w:t>lang</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en</w:t>
                  </w:r>
                  <w:r>
                    <w:rPr>
                      <w:rStyle w:val="token"/>
                      <w:rFonts w:ascii="Consolas" w:eastAsiaTheme="majorEastAsia" w:hAnsi="Consolas" w:cs="Consolas"/>
                      <w:color w:val="F8F8F2"/>
                      <w:sz w:val="22"/>
                      <w:szCs w:val="2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charset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UTF-8</w:t>
                  </w:r>
                  <w:r>
                    <w:rPr>
                      <w:rStyle w:val="token"/>
                      <w:rFonts w:ascii="Consolas" w:eastAsiaTheme="majorEastAsia" w:hAnsi="Consolas" w:cs="Consolas"/>
                      <w:color w:val="F8F8F2"/>
                      <w:sz w:val="22"/>
                      <w:szCs w:val="2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name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viewport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width=device-width, initial-scale=1.0</w:t>
                  </w:r>
                  <w:r>
                    <w:rPr>
                      <w:rStyle w:val="token"/>
                      <w:rFonts w:ascii="Consolas" w:eastAsiaTheme="majorEastAsia" w:hAnsi="Consolas" w:cs="Consolas"/>
                      <w:color w:val="F8F8F2"/>
                      <w:sz w:val="22"/>
                      <w:szCs w:val="2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http-equiv</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X-UA-Compatible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ie=edge</w:t>
                  </w:r>
                  <w:r>
                    <w:rPr>
                      <w:rStyle w:val="token"/>
                      <w:rFonts w:ascii="Consolas" w:eastAsiaTheme="majorEastAsia" w:hAnsi="Consolas" w:cs="Consolas"/>
                      <w:color w:val="F8F8F2"/>
                      <w:sz w:val="22"/>
                      <w:szCs w:val="2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Alignment</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link </w:t>
                  </w:r>
                  <w:r>
                    <w:rPr>
                      <w:rStyle w:val="token"/>
                      <w:rFonts w:ascii="Consolas" w:eastAsiaTheme="majorEastAsia" w:hAnsi="Consolas" w:cs="Consolas"/>
                      <w:color w:val="A6E22E"/>
                      <w:sz w:val="22"/>
                      <w:szCs w:val="22"/>
                    </w:rPr>
                    <w:t>href</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https://fonts.googleapis.com/css?family=Ubuntu&amp;display=swap</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rel</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stylesheet</w:t>
                  </w:r>
                  <w:r>
                    <w:rPr>
                      <w:rStyle w:val="token"/>
                      <w:rFonts w:ascii="Consolas" w:eastAsiaTheme="majorEastAsia" w:hAnsi="Consolas" w:cs="Consolas"/>
                      <w:color w:val="F8F8F2"/>
                      <w:sz w:val="22"/>
                      <w:szCs w:val="2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box-sizing: border-box;</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body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font-family: 'Ubuntu', sans-serif;</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.container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900px;</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3px solid purple;</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background-color: rgb(250, 226, 205);</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33px auto;</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.item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3px solid grey;</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12px 3px;</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padding: 12px 3px;</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 rgb(248, 238, 238);</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Pr="003E4343" w:rsidRDefault="00823246" w:rsidP="00CB2CBC">
                  <w:pPr>
                    <w:pStyle w:val="HTMLPreformatted"/>
                    <w:shd w:val="clear" w:color="auto" w:fill="272822"/>
                    <w:spacing w:before="120" w:after="120"/>
                    <w:rPr>
                      <w:rStyle w:val="HTMLCode"/>
                      <w:rFonts w:ascii="Consolas" w:eastAsiaTheme="majorEastAsia" w:hAnsi="Consolas" w:cs="Consolas"/>
                      <w:color w:val="F8F8F2"/>
                      <w:sz w:val="18"/>
                      <w:szCs w:val="22"/>
                    </w:rPr>
                  </w:pPr>
                  <w:r>
                    <w:rPr>
                      <w:rStyle w:val="HTMLCode"/>
                      <w:rFonts w:ascii="Consolas" w:eastAsiaTheme="majorEastAsia" w:hAnsi="Consolas" w:cs="Consolas"/>
                      <w:color w:val="F8F8F2"/>
                      <w:sz w:val="22"/>
                      <w:szCs w:val="22"/>
                    </w:rPr>
                    <w:t xml:space="preserve">   #</w:t>
                  </w:r>
                  <w:r w:rsidRPr="003E4343">
                    <w:rPr>
                      <w:rStyle w:val="HTMLCode"/>
                      <w:rFonts w:ascii="Consolas" w:eastAsiaTheme="majorEastAsia" w:hAnsi="Consolas" w:cs="Consolas"/>
                      <w:color w:val="F8F8F2"/>
                      <w:sz w:val="18"/>
                      <w:szCs w:val="22"/>
                    </w:rPr>
                    <w:t>fruit {</w:t>
                  </w:r>
                </w:p>
                <w:p w:rsidR="00823246" w:rsidRPr="003E4343" w:rsidRDefault="00823246" w:rsidP="00CB2CBC">
                  <w:pPr>
                    <w:pStyle w:val="HTMLPreformatted"/>
                    <w:shd w:val="clear" w:color="auto" w:fill="272822"/>
                    <w:spacing w:before="120" w:after="120"/>
                    <w:rPr>
                      <w:rStyle w:val="HTMLCode"/>
                      <w:rFonts w:ascii="Consolas" w:eastAsiaTheme="majorEastAsia" w:hAnsi="Consolas" w:cs="Consolas"/>
                      <w:color w:val="F8F8F2"/>
                      <w:sz w:val="18"/>
                      <w:szCs w:val="22"/>
                    </w:rPr>
                  </w:pPr>
                  <w:r w:rsidRPr="003E4343">
                    <w:rPr>
                      <w:rStyle w:val="HTMLCode"/>
                      <w:rFonts w:ascii="Consolas" w:eastAsiaTheme="majorEastAsia" w:hAnsi="Consolas" w:cs="Consolas"/>
                      <w:color w:val="F8F8F2"/>
                      <w:sz w:val="18"/>
                      <w:szCs w:val="22"/>
                    </w:rPr>
                    <w:t xml:space="preserve">            float: right;</w:t>
                  </w:r>
                </w:p>
                <w:p w:rsidR="00823246" w:rsidRPr="003E4343" w:rsidRDefault="00823246" w:rsidP="00CB2CBC">
                  <w:pPr>
                    <w:pStyle w:val="HTMLPreformatted"/>
                    <w:shd w:val="clear" w:color="auto" w:fill="272822"/>
                    <w:spacing w:before="120" w:after="120"/>
                    <w:rPr>
                      <w:rStyle w:val="HTMLCode"/>
                      <w:rFonts w:ascii="Consolas" w:eastAsiaTheme="majorEastAsia" w:hAnsi="Consolas" w:cs="Consolas"/>
                      <w:color w:val="F8F8F2"/>
                      <w:sz w:val="18"/>
                      <w:szCs w:val="22"/>
                    </w:rPr>
                  </w:pPr>
                  <w:r w:rsidRPr="003E4343">
                    <w:rPr>
                      <w:rStyle w:val="HTMLCode"/>
                      <w:rFonts w:ascii="Consolas" w:eastAsiaTheme="majorEastAsia" w:hAnsi="Consolas" w:cs="Consolas"/>
                      <w:color w:val="F8F8F2"/>
                      <w:sz w:val="18"/>
                      <w:szCs w:val="22"/>
                    </w:rPr>
                    <w:t xml:space="preserve">            width: 48%;</w:t>
                  </w:r>
                </w:p>
                <w:p w:rsidR="00823246" w:rsidRPr="003E4343" w:rsidRDefault="00823246" w:rsidP="00CB2CBC">
                  <w:pPr>
                    <w:pStyle w:val="HTMLPreformatted"/>
                    <w:shd w:val="clear" w:color="auto" w:fill="272822"/>
                    <w:spacing w:before="120" w:after="120"/>
                    <w:rPr>
                      <w:rStyle w:val="HTMLCode"/>
                      <w:rFonts w:ascii="Consolas" w:eastAsiaTheme="majorEastAsia" w:hAnsi="Consolas" w:cs="Consolas"/>
                      <w:color w:val="F8F8F2"/>
                      <w:sz w:val="18"/>
                      <w:szCs w:val="22"/>
                    </w:rPr>
                  </w:pPr>
                  <w:r>
                    <w:rPr>
                      <w:rStyle w:val="HTMLCode"/>
                      <w:rFonts w:ascii="Consolas" w:eastAsiaTheme="majorEastAsia" w:hAnsi="Consolas" w:cs="Consolas"/>
                      <w:color w:val="F8F8F2"/>
                      <w:sz w:val="18"/>
                      <w:szCs w:val="22"/>
                    </w:rPr>
                    <w:t xml:space="preserve">        }</w:t>
                  </w:r>
                </w:p>
                <w:p w:rsidR="00823246" w:rsidRPr="003E4343" w:rsidRDefault="00823246" w:rsidP="00CB2CBC">
                  <w:pPr>
                    <w:pStyle w:val="HTMLPreformatted"/>
                    <w:shd w:val="clear" w:color="auto" w:fill="272822"/>
                    <w:spacing w:before="120" w:after="120"/>
                    <w:rPr>
                      <w:rStyle w:val="HTMLCode"/>
                      <w:rFonts w:ascii="Consolas" w:eastAsiaTheme="majorEastAsia" w:hAnsi="Consolas" w:cs="Consolas"/>
                      <w:color w:val="F8F8F2"/>
                      <w:sz w:val="18"/>
                      <w:szCs w:val="22"/>
                    </w:rPr>
                  </w:pPr>
                  <w:r w:rsidRPr="003E4343">
                    <w:rPr>
                      <w:rStyle w:val="HTMLCode"/>
                      <w:rFonts w:ascii="Consolas" w:eastAsiaTheme="majorEastAsia" w:hAnsi="Consolas" w:cs="Consolas"/>
                      <w:color w:val="F8F8F2"/>
                      <w:sz w:val="18"/>
                      <w:szCs w:val="22"/>
                    </w:rPr>
                    <w:t xml:space="preserve">        #computer {</w:t>
                  </w:r>
                </w:p>
                <w:p w:rsidR="00823246" w:rsidRPr="003E4343" w:rsidRDefault="00823246" w:rsidP="00CB2CBC">
                  <w:pPr>
                    <w:pStyle w:val="HTMLPreformatted"/>
                    <w:shd w:val="clear" w:color="auto" w:fill="272822"/>
                    <w:spacing w:before="120" w:after="120"/>
                    <w:rPr>
                      <w:rStyle w:val="HTMLCode"/>
                      <w:rFonts w:ascii="Consolas" w:eastAsiaTheme="majorEastAsia" w:hAnsi="Consolas" w:cs="Consolas"/>
                      <w:color w:val="F8F8F2"/>
                      <w:sz w:val="18"/>
                      <w:szCs w:val="22"/>
                    </w:rPr>
                  </w:pPr>
                  <w:r w:rsidRPr="003E4343">
                    <w:rPr>
                      <w:rStyle w:val="HTMLCode"/>
                      <w:rFonts w:ascii="Consolas" w:eastAsiaTheme="majorEastAsia" w:hAnsi="Consolas" w:cs="Consolas"/>
                      <w:color w:val="F8F8F2"/>
                      <w:sz w:val="18"/>
                      <w:szCs w:val="22"/>
                    </w:rPr>
                    <w:t xml:space="preserve">            float: left;</w:t>
                  </w:r>
                </w:p>
                <w:p w:rsidR="00823246" w:rsidRPr="003E4343" w:rsidRDefault="00823246" w:rsidP="00CB2CBC">
                  <w:pPr>
                    <w:pStyle w:val="HTMLPreformatted"/>
                    <w:shd w:val="clear" w:color="auto" w:fill="272822"/>
                    <w:spacing w:before="120" w:after="120"/>
                    <w:rPr>
                      <w:rStyle w:val="HTMLCode"/>
                      <w:rFonts w:ascii="Consolas" w:eastAsiaTheme="majorEastAsia" w:hAnsi="Consolas" w:cs="Consolas"/>
                      <w:color w:val="F8F8F2"/>
                      <w:sz w:val="18"/>
                      <w:szCs w:val="22"/>
                    </w:rPr>
                  </w:pPr>
                  <w:r w:rsidRPr="003E4343">
                    <w:rPr>
                      <w:rStyle w:val="HTMLCode"/>
                      <w:rFonts w:ascii="Consolas" w:eastAsiaTheme="majorEastAsia" w:hAnsi="Consolas" w:cs="Consolas"/>
                      <w:color w:val="F8F8F2"/>
                      <w:sz w:val="18"/>
                      <w:szCs w:val="22"/>
                    </w:rPr>
                    <w:t xml:space="preserve">            width: 48%;</w:t>
                  </w:r>
                </w:p>
                <w:p w:rsidR="00823246" w:rsidRDefault="00823246" w:rsidP="00CB2CBC">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CB2CBC">
                  <w:pPr>
                    <w:pStyle w:val="HTMLPreformatted"/>
                    <w:shd w:val="clear" w:color="auto" w:fill="272822"/>
                    <w:spacing w:before="120" w:after="120"/>
                    <w:rPr>
                      <w:rFonts w:ascii="Consolas" w:hAnsi="Consolas" w:cs="Consolas"/>
                      <w:color w:val="F8F8F2"/>
                      <w:sz w:val="12"/>
                      <w:szCs w:val="12"/>
                    </w:rPr>
                  </w:pPr>
                </w:p>
                <w:p w:rsidR="00823246" w:rsidRDefault="00823246" w:rsidP="00CB2CBC">
                  <w:pPr>
                    <w:spacing w:line="240" w:lineRule="auto"/>
                  </w:pPr>
                </w:p>
              </w:txbxContent>
            </v:textbox>
          </v:shape>
        </w:pict>
      </w:r>
    </w:p>
    <w:p w:rsidR="00034B85" w:rsidRDefault="00034B85">
      <w:r>
        <w:br w:type="page"/>
      </w:r>
    </w:p>
    <w:p w:rsidR="00034B85" w:rsidRDefault="00693354">
      <w:r>
        <w:rPr>
          <w:noProof/>
          <w:lang w:bidi="ar-SA"/>
        </w:rPr>
        <w:lastRenderedPageBreak/>
        <w:pict>
          <v:shape id="_x0000_s1074" type="#_x0000_t202" style="position:absolute;left:0;text-align:left;margin-left:-61.8pt;margin-top:-65.9pt;width:591.6pt;height:786.6pt;z-index:251695104" stroked="f">
            <v:textbox>
              <w:txbxContent>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#stationary {</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float: left; */</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clear: both;</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clear: left;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100%;</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p, h3 {</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text-align: right;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text-align: left;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text-align: center; */</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text-align: justify;</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h1 {</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23px auto;</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455px;</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body</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container</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h1</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 xml:space="preserve"> Welcome to my store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h1</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fruit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item</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Fruits</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p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fruitpara</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para</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Lorem ipsum dolor sit, amet consectetur adipisicing     elit. Blanditiis</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quibusdam explicabo, porro magnam quas sint enim cumque minima odit cupiditate ex itaque, eaque</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distinctio sed ipsam totam, nihil tenetur. Recusandae. Lorem ipsum dolor, sit amet consectetur</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adipisicing elit. Aspernatur fugiat iusto vel. Qui, veniam nam, enim dolore deleniti dignissimos</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veritatis tenetur animi sunt voluptatem laboriosam, nihil inventore molestias totam. Quas ducimus</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quibusdam quaerat necessitatibus.</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p</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computer</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item</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Computer</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p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computerpara</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para</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Lorem ipsum dolor sit, amet consectetur adipisicing elit. Blanditiis</w:t>
                  </w: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quibusdam explicabo, porro magnam </w:t>
                  </w:r>
                </w:p>
                <w:p w:rsidR="00823246" w:rsidRDefault="00823246"/>
              </w:txbxContent>
            </v:textbox>
          </v:shape>
        </w:pict>
      </w:r>
    </w:p>
    <w:p w:rsidR="00034B85" w:rsidRDefault="00034B85">
      <w:r>
        <w:br w:type="page"/>
      </w:r>
    </w:p>
    <w:p w:rsidR="00034B85" w:rsidRDefault="00693354">
      <w:r>
        <w:rPr>
          <w:noProof/>
        </w:rPr>
        <w:lastRenderedPageBreak/>
        <w:pict>
          <v:shape id="_x0000_s1075" type="#_x0000_t202" style="position:absolute;left:0;text-align:left;margin-left:-65.2pt;margin-top:-69.3pt;width:599.1pt;height:779pt;z-index:251697152" stroked="f">
            <v:textbox>
              <w:txbxContent>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quas sint enim cumque minima odit cupiditate ex itaque, eaque</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distinctio sed ipsam totam, nihil tenetur. Recusandae. Lorem ipsum dolor sit amet consectetur</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adipisicing elit. Rerum commodi vitae exercitationem necessitatibus laboriosam corporis dicta, eveniet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architecto reprehenderit eum id repudiandae deleniti fugiat fugit inventore ea dolorum neque amet nulla</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vero culpa. Accusamus.</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p</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stationary</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item</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Stationary</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p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stationarypara</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para</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Lorem ipsum dolor sit, amet consectetur adipisicing elit. Blanditiis</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quibusdam explicabo, porro magnam quas sint enim cumque minima odit cupiditate ex itaque, eaque</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distinctio sed ipsam totam, nihil tenetur. Recusandae.</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p</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glasses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item</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Stationary</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p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glassespara</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para</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Lorem ipsum dolor sit, amet consectetur adipisicing elit. Blanditiis</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quibusdam explicabo, porro magnam quas sint enim cumque minima odit cupiditate ex itaque, eaque</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distinctio sed ipsam totam, nihil tenetur. Recusandae.</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p</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body</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html</w:t>
                  </w:r>
                  <w:r>
                    <w:rPr>
                      <w:rStyle w:val="token"/>
                      <w:rFonts w:ascii="Consolas" w:eastAsiaTheme="majorEastAsia" w:hAnsi="Consolas" w:cs="Consolas"/>
                      <w:color w:val="F8F8F2"/>
                      <w:sz w:val="22"/>
                      <w:szCs w:val="22"/>
                    </w:rPr>
                    <w:t>&gt;</w:t>
                  </w:r>
                </w:p>
                <w:p w:rsidR="00823246" w:rsidRPr="004503E0" w:rsidRDefault="00823246" w:rsidP="00004BFF"/>
              </w:txbxContent>
            </v:textbox>
            <w10:wrap type="square"/>
          </v:shape>
        </w:pict>
      </w:r>
      <w:r w:rsidR="00034B85">
        <w:br w:type="page"/>
      </w:r>
    </w:p>
    <w:p w:rsidR="00034B85" w:rsidRDefault="00693354">
      <w:r>
        <w:rPr>
          <w:noProof/>
          <w:lang w:bidi="ar-SA"/>
        </w:rPr>
        <w:lastRenderedPageBreak/>
        <w:pict>
          <v:shape id="_x0000_s1076" type="#_x0000_t202" style="position:absolute;left:0;text-align:left;margin-left:-63.85pt;margin-top:-65.2pt;width:591.6pt;height:788.6pt;z-index:251698176" stroked="f">
            <v:textbox>
              <w:txbxContent>
                <w:p w:rsidR="00823246" w:rsidRDefault="00823246" w:rsidP="003E4343">
                  <w:pPr>
                    <w:pStyle w:val="Heading3"/>
                    <w:shd w:val="clear" w:color="auto" w:fill="F8F9FA"/>
                    <w:rPr>
                      <w:rFonts w:ascii="Segoe UI" w:hAnsi="Segoe UI" w:cs="Segoe UI"/>
                      <w:bCs w:val="0"/>
                      <w:color w:val="212529"/>
                      <w:sz w:val="36"/>
                    </w:rPr>
                  </w:pPr>
                  <w:r w:rsidRPr="003E4343">
                    <w:rPr>
                      <w:rFonts w:ascii="Segoe UI" w:hAnsi="Segoe UI" w:cs="Segoe UI"/>
                      <w:bCs w:val="0"/>
                      <w:color w:val="212529"/>
                      <w:sz w:val="36"/>
                    </w:rPr>
                    <w:t>Styling Links &amp; Buttons | Web Development </w:t>
                  </w:r>
                </w:p>
                <w:p w:rsidR="00823246" w:rsidRPr="003E4343" w:rsidRDefault="00823246" w:rsidP="003E4343">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3E4343">
                    <w:rPr>
                      <w:rFonts w:ascii="Helvetica" w:eastAsia="Times New Roman" w:hAnsi="Helvetica" w:cs="Helvetica"/>
                      <w:color w:val="212529"/>
                      <w:sz w:val="25"/>
                      <w:szCs w:val="25"/>
                      <w:vertAlign w:val="baseline"/>
                      <w:lang w:bidi="ar-SA"/>
                    </w:rPr>
                    <w:t>In this tutorial, we are going to see how to </w:t>
                  </w:r>
                  <w:r w:rsidRPr="003E4343">
                    <w:rPr>
                      <w:rFonts w:ascii="Helvetica" w:eastAsia="Times New Roman" w:hAnsi="Helvetica" w:cs="Helvetica"/>
                      <w:b/>
                      <w:bCs/>
                      <w:color w:val="212529"/>
                      <w:sz w:val="25"/>
                      <w:vertAlign w:val="baseline"/>
                      <w:lang w:bidi="ar-SA"/>
                    </w:rPr>
                    <w:t>style </w:t>
                  </w:r>
                  <w:r w:rsidRPr="003E4343">
                    <w:rPr>
                      <w:rFonts w:ascii="Helvetica" w:eastAsia="Times New Roman" w:hAnsi="Helvetica" w:cs="Helvetica"/>
                      <w:color w:val="212529"/>
                      <w:sz w:val="25"/>
                      <w:szCs w:val="25"/>
                      <w:vertAlign w:val="baseline"/>
                      <w:lang w:bidi="ar-SA"/>
                    </w:rPr>
                    <w:t>and </w:t>
                  </w:r>
                  <w:r w:rsidRPr="003E4343">
                    <w:rPr>
                      <w:rFonts w:ascii="Helvetica" w:eastAsia="Times New Roman" w:hAnsi="Helvetica" w:cs="Helvetica"/>
                      <w:b/>
                      <w:bCs/>
                      <w:color w:val="212529"/>
                      <w:sz w:val="25"/>
                      <w:vertAlign w:val="baseline"/>
                      <w:lang w:bidi="ar-SA"/>
                    </w:rPr>
                    <w:t>design</w:t>
                  </w:r>
                  <w:r w:rsidRPr="003E4343">
                    <w:rPr>
                      <w:rFonts w:ascii="Helvetica" w:eastAsia="Times New Roman" w:hAnsi="Helvetica" w:cs="Helvetica"/>
                      <w:color w:val="212529"/>
                      <w:sz w:val="25"/>
                      <w:szCs w:val="25"/>
                      <w:vertAlign w:val="baseline"/>
                      <w:lang w:bidi="ar-SA"/>
                    </w:rPr>
                    <w:t> buttons in CSS and what </w:t>
                  </w:r>
                  <w:r w:rsidRPr="003E4343">
                    <w:rPr>
                      <w:rFonts w:ascii="Helvetica" w:eastAsia="Times New Roman" w:hAnsi="Helvetica" w:cs="Helvetica"/>
                      <w:b/>
                      <w:bCs/>
                      <w:color w:val="212529"/>
                      <w:sz w:val="25"/>
                      <w:vertAlign w:val="baseline"/>
                      <w:lang w:bidi="ar-SA"/>
                    </w:rPr>
                    <w:t>pseudo-selectors </w:t>
                  </w:r>
                  <w:r w:rsidRPr="003E4343">
                    <w:rPr>
                      <w:rFonts w:ascii="Helvetica" w:eastAsia="Times New Roman" w:hAnsi="Helvetica" w:cs="Helvetica"/>
                      <w:color w:val="212529"/>
                      <w:sz w:val="25"/>
                      <w:szCs w:val="25"/>
                      <w:vertAlign w:val="baseline"/>
                      <w:lang w:bidi="ar-SA"/>
                    </w:rPr>
                    <w:t>are. We will start by making a new file as and then adding the boilerplate to it. Give the title as </w:t>
                  </w:r>
                  <w:r w:rsidRPr="003E4343">
                    <w:rPr>
                      <w:rFonts w:ascii="Helvetica" w:eastAsia="Times New Roman" w:hAnsi="Helvetica" w:cs="Helvetica"/>
                      <w:b/>
                      <w:bCs/>
                      <w:color w:val="212529"/>
                      <w:sz w:val="25"/>
                      <w:vertAlign w:val="baseline"/>
                      <w:lang w:bidi="ar-SA"/>
                    </w:rPr>
                    <w:t>Pseudo selectors and more designing </w:t>
                  </w:r>
                  <w:r w:rsidRPr="003E4343">
                    <w:rPr>
                      <w:rFonts w:ascii="Helvetica" w:eastAsia="Times New Roman" w:hAnsi="Helvetica" w:cs="Helvetica"/>
                      <w:color w:val="212529"/>
                      <w:sz w:val="25"/>
                      <w:szCs w:val="25"/>
                      <w:vertAlign w:val="baseline"/>
                      <w:lang w:bidi="ar-SA"/>
                    </w:rPr>
                    <w:t>in the &lt;title&gt; tag.</w:t>
                  </w:r>
                </w:p>
                <w:p w:rsidR="00823246" w:rsidRDefault="00823246" w:rsidP="003E4343">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3E4343">
                    <w:rPr>
                      <w:rFonts w:ascii="Helvetica" w:eastAsia="Times New Roman" w:hAnsi="Helvetica" w:cs="Helvetica"/>
                      <w:color w:val="212529"/>
                      <w:sz w:val="25"/>
                      <w:szCs w:val="25"/>
                      <w:vertAlign w:val="baseline"/>
                      <w:lang w:bidi="ar-SA"/>
                    </w:rPr>
                    <w:t>Let us now add the basic CSS code to style the HTML part-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.container</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2px solid red</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background-color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E6DB74"/>
                      <w:sz w:val="22"/>
                      <w:szCs w:val="22"/>
                    </w:rPr>
                    <w:t>rgb</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223</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245</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201</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padding</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34px</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margin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34px auto</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666px</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Pr="003E4343" w:rsidRDefault="00823246" w:rsidP="003E4343">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Pr>
                      <w:rFonts w:ascii="Helvetica" w:hAnsi="Helvetica" w:cs="Helvetica"/>
                      <w:color w:val="212529"/>
                      <w:sz w:val="25"/>
                      <w:szCs w:val="25"/>
                      <w:shd w:val="clear" w:color="auto" w:fill="F8F9FA"/>
                    </w:rPr>
                    <w:t>After writing it, you will observe the changes as follows-</w:t>
                  </w:r>
                </w:p>
                <w:p w:rsidR="00823246" w:rsidRPr="003E4343" w:rsidRDefault="00823246" w:rsidP="003E4343"/>
                <w:p w:rsidR="00823246" w:rsidRDefault="00823246"/>
                <w:p w:rsidR="00823246" w:rsidRDefault="00823246" w:rsidP="003E4343">
                  <w:pPr>
                    <w:ind w:firstLine="0"/>
                  </w:pPr>
                </w:p>
                <w:p w:rsidR="00823246" w:rsidRDefault="00823246" w:rsidP="003E4343">
                  <w:pPr>
                    <w:ind w:firstLine="0"/>
                  </w:pPr>
                </w:p>
                <w:p w:rsidR="00823246" w:rsidRDefault="00823246" w:rsidP="003E4343">
                  <w:pPr>
                    <w:ind w:firstLine="0"/>
                  </w:pPr>
                </w:p>
                <w:p w:rsidR="00823246" w:rsidRDefault="00823246" w:rsidP="003E4343">
                  <w:pPr>
                    <w:ind w:firstLine="0"/>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We will now design two types of buttons. One will be a normal button and another will be linking to some website. The codes of both are as below-</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a </w:t>
                  </w:r>
                  <w:r>
                    <w:rPr>
                      <w:rStyle w:val="token"/>
                      <w:rFonts w:ascii="Consolas" w:eastAsiaTheme="majorEastAsia" w:hAnsi="Consolas" w:cs="Consolas"/>
                      <w:color w:val="A6E22E"/>
                      <w:sz w:val="22"/>
                      <w:szCs w:val="22"/>
                    </w:rPr>
                    <w:t>href</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https://yahoo.com</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btn</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Read more</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a</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button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btn</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Contact us</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button</w:t>
                  </w:r>
                  <w:r>
                    <w:rPr>
                      <w:rStyle w:val="token"/>
                      <w:rFonts w:ascii="Consolas" w:eastAsiaTheme="majorEastAsia" w:hAnsi="Consolas" w:cs="Consolas"/>
                      <w:color w:val="F8F8F2"/>
                      <w:sz w:val="22"/>
                      <w:szCs w:val="22"/>
                    </w:rPr>
                    <w:t>&gt;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.btn</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font-family</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'Segoe UI',</w:t>
                  </w:r>
                  <w:r>
                    <w:rPr>
                      <w:rStyle w:val="HTMLCode"/>
                      <w:rFonts w:ascii="Consolas" w:eastAsiaTheme="majorEastAsia" w:hAnsi="Consolas" w:cs="Consolas"/>
                      <w:color w:val="F8F8F2"/>
                      <w:sz w:val="22"/>
                      <w:szCs w:val="22"/>
                    </w:rPr>
                    <w:t xml:space="preserve"> Tahoma</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Geneva</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Verdana</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sans-serif</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font-weight</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bold</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background-color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crimson</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padding</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6px</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none</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cursor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pointer</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font-size</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13px</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border-radius</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4px</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3E4343">
                  <w:pPr>
                    <w:ind w:firstLine="0"/>
                  </w:pPr>
                  <w:r w:rsidRPr="003E4343">
                    <w:rPr>
                      <w:rFonts w:ascii="Helvetica" w:hAnsi="Helvetica" w:cs="Helvetica"/>
                      <w:color w:val="212529"/>
                      <w:sz w:val="25"/>
                      <w:szCs w:val="25"/>
                      <w:shd w:val="clear" w:color="auto" w:fill="F8F9FA"/>
                    </w:rPr>
                    <w:t>To remove the</w:t>
                  </w:r>
                  <w:r w:rsidRPr="003E4343">
                    <w:rPr>
                      <w:rFonts w:ascii="Helvetica" w:hAnsi="Helvetica" w:cs="Helvetica"/>
                      <w:i/>
                      <w:iCs/>
                      <w:color w:val="212529"/>
                      <w:sz w:val="25"/>
                    </w:rPr>
                    <w:t> underline</w:t>
                  </w:r>
                  <w:r w:rsidRPr="003E4343">
                    <w:rPr>
                      <w:rFonts w:ascii="Helvetica" w:hAnsi="Helvetica" w:cs="Helvetica"/>
                      <w:color w:val="212529"/>
                      <w:sz w:val="25"/>
                      <w:szCs w:val="25"/>
                      <w:shd w:val="clear" w:color="auto" w:fill="F8F9FA"/>
                    </w:rPr>
                    <w:t> in the link part we have to style the anchor tag as-</w:t>
                  </w:r>
                </w:p>
              </w:txbxContent>
            </v:textbox>
          </v:shape>
        </w:pict>
      </w:r>
    </w:p>
    <w:p w:rsidR="00034B85" w:rsidRDefault="00693354">
      <w:r>
        <w:rPr>
          <w:noProof/>
          <w:lang w:bidi="ar-SA"/>
        </w:rPr>
        <w:pict>
          <v:rect id="_x0000_s1077" style="position:absolute;left:0;text-align:left;margin-left:3.4pt;margin-top:188.05pt;width:435.4pt;height:171.85pt;z-index:251699200" stroked="f">
            <v:fill r:id="rId17" o:title="base64 (2)" recolor="t" type="frame"/>
          </v:rect>
        </w:pict>
      </w:r>
      <w:r w:rsidR="00034B85">
        <w:br w:type="page"/>
      </w:r>
    </w:p>
    <w:p w:rsidR="00034B85" w:rsidRDefault="00693354">
      <w:r>
        <w:rPr>
          <w:noProof/>
          <w:lang w:bidi="ar-SA"/>
        </w:rPr>
        <w:lastRenderedPageBreak/>
        <w:pict>
          <v:shape id="_x0000_s1078" type="#_x0000_t202" style="position:absolute;left:0;text-align:left;margin-left:-63.15pt;margin-top:-67.25pt;width:596.35pt;height:770.25pt;z-index:251700224" stroked="f">
            <v:textbox>
              <w:txbxContent>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A6E22E"/>
                      <w:sz w:val="22"/>
                      <w:szCs w:val="22"/>
                    </w:rPr>
                    <w:t>a</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text-decoration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none</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black</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Pr="003E4343" w:rsidRDefault="00823246" w:rsidP="003E4343">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3E4343">
                    <w:rPr>
                      <w:rFonts w:ascii="Helvetica" w:eastAsia="Times New Roman" w:hAnsi="Helvetica" w:cs="Helvetica"/>
                      <w:color w:val="212529"/>
                      <w:sz w:val="25"/>
                      <w:szCs w:val="25"/>
                      <w:vertAlign w:val="baseline"/>
                      <w:lang w:bidi="ar-SA"/>
                    </w:rPr>
                    <w:t>Let us now see what </w:t>
                  </w:r>
                  <w:r w:rsidRPr="003E4343">
                    <w:rPr>
                      <w:rFonts w:ascii="Helvetica" w:eastAsia="Times New Roman" w:hAnsi="Helvetica" w:cs="Helvetica"/>
                      <w:b/>
                      <w:bCs/>
                      <w:color w:val="212529"/>
                      <w:sz w:val="25"/>
                      <w:vertAlign w:val="baseline"/>
                      <w:lang w:bidi="ar-SA"/>
                    </w:rPr>
                    <w:t>Pseudo Selectors</w:t>
                  </w:r>
                  <w:r w:rsidRPr="003E4343">
                    <w:rPr>
                      <w:rFonts w:ascii="Helvetica" w:eastAsia="Times New Roman" w:hAnsi="Helvetica" w:cs="Helvetica"/>
                      <w:color w:val="212529"/>
                      <w:sz w:val="25"/>
                      <w:szCs w:val="25"/>
                      <w:vertAlign w:val="baseline"/>
                      <w:lang w:bidi="ar-SA"/>
                    </w:rPr>
                    <w:t> are</w:t>
                  </w:r>
                  <w:r w:rsidRPr="003E4343">
                    <w:rPr>
                      <w:rFonts w:ascii="Helvetica" w:eastAsia="Times New Roman" w:hAnsi="Helvetica" w:cs="Helvetica"/>
                      <w:b/>
                      <w:bCs/>
                      <w:color w:val="212529"/>
                      <w:sz w:val="25"/>
                      <w:vertAlign w:val="baseline"/>
                      <w:lang w:bidi="ar-SA"/>
                    </w:rPr>
                    <w:t>. </w:t>
                  </w:r>
                  <w:r w:rsidRPr="003E4343">
                    <w:rPr>
                      <w:rFonts w:ascii="Helvetica" w:eastAsia="Times New Roman" w:hAnsi="Helvetica" w:cs="Helvetica"/>
                      <w:color w:val="212529"/>
                      <w:sz w:val="25"/>
                      <w:szCs w:val="25"/>
                      <w:vertAlign w:val="baseline"/>
                      <w:lang w:bidi="ar-SA"/>
                    </w:rPr>
                    <w:t>A pseudo class is used to define a special state of an element.</w:t>
                  </w:r>
                  <w:r w:rsidRPr="003E4343">
                    <w:rPr>
                      <w:rFonts w:ascii="Helvetica" w:eastAsia="Times New Roman" w:hAnsi="Helvetica" w:cs="Helvetica"/>
                      <w:color w:val="212529"/>
                      <w:sz w:val="25"/>
                      <w:szCs w:val="25"/>
                      <w:vertAlign w:val="baseline"/>
                      <w:lang w:bidi="ar-SA"/>
                    </w:rPr>
                    <w:br/>
                  </w:r>
                </w:p>
                <w:p w:rsidR="00823246" w:rsidRPr="003E4343" w:rsidRDefault="00823246" w:rsidP="003E4343">
                  <w:pPr>
                    <w:numPr>
                      <w:ilvl w:val="0"/>
                      <w:numId w:val="24"/>
                    </w:numPr>
                    <w:shd w:val="clear" w:color="auto" w:fill="F8F9FA"/>
                    <w:spacing w:before="100" w:beforeAutospacing="1" w:after="100" w:afterAutospacing="1" w:line="240" w:lineRule="auto"/>
                    <w:rPr>
                      <w:rFonts w:ascii="Helvetica" w:eastAsia="Times New Roman" w:hAnsi="Helvetica" w:cs="Helvetica"/>
                      <w:color w:val="212529"/>
                      <w:sz w:val="25"/>
                      <w:szCs w:val="25"/>
                      <w:vertAlign w:val="baseline"/>
                      <w:lang w:bidi="ar-SA"/>
                    </w:rPr>
                  </w:pPr>
                  <w:r w:rsidRPr="003E4343">
                    <w:rPr>
                      <w:rFonts w:ascii="Helvetica" w:eastAsia="Times New Roman" w:hAnsi="Helvetica" w:cs="Helvetica"/>
                      <w:b/>
                      <w:bCs/>
                      <w:color w:val="212529"/>
                      <w:sz w:val="25"/>
                      <w:vertAlign w:val="baseline"/>
                      <w:lang w:bidi="ar-SA"/>
                    </w:rPr>
                    <w:t>Hover </w:t>
                  </w:r>
                  <w:r w:rsidRPr="003E4343">
                    <w:rPr>
                      <w:rFonts w:ascii="Helvetica" w:eastAsia="Times New Roman" w:hAnsi="Helvetica" w:cs="Helvetica"/>
                      <w:color w:val="212529"/>
                      <w:sz w:val="25"/>
                      <w:szCs w:val="25"/>
                      <w:vertAlign w:val="baseline"/>
                      <w:lang w:bidi="ar-SA"/>
                    </w:rPr>
                    <w:t>is used to change the color of text or background of a button as soon as you hover that part. The code for this is as below.</w:t>
                  </w:r>
                </w:p>
                <w:p w:rsidR="00823246" w:rsidRDefault="00823246" w:rsidP="003E4343">
                  <w:pPr>
                    <w:pStyle w:val="HTMLPreformatted"/>
                    <w:shd w:val="clear" w:color="auto" w:fill="272822"/>
                    <w:spacing w:before="120" w:after="120"/>
                    <w:ind w:left="36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A6E22E"/>
                      <w:sz w:val="22"/>
                      <w:szCs w:val="22"/>
                    </w:rPr>
                    <w:t>a:hover</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ind w:left="36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E6DB74"/>
                      <w:sz w:val="22"/>
                      <w:szCs w:val="22"/>
                    </w:rPr>
                    <w:t>rgb</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5</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0</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0</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ind w:left="36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background-color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E6DB74"/>
                      <w:sz w:val="22"/>
                      <w:szCs w:val="22"/>
                    </w:rPr>
                    <w:t>rgb</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221</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166</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38</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ind w:left="360"/>
                    <w:rPr>
                      <w:rStyle w:val="token"/>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ind w:left="360"/>
                    <w:rPr>
                      <w:rFonts w:ascii="Consolas" w:hAnsi="Consolas" w:cs="Consolas"/>
                      <w:color w:val="F8F8F2"/>
                      <w:sz w:val="12"/>
                      <w:szCs w:val="12"/>
                    </w:rPr>
                  </w:pPr>
                </w:p>
                <w:p w:rsidR="00823246" w:rsidRPr="003E4343" w:rsidRDefault="00823246" w:rsidP="003E4343">
                  <w:pPr>
                    <w:numPr>
                      <w:ilvl w:val="0"/>
                      <w:numId w:val="25"/>
                    </w:numPr>
                    <w:shd w:val="clear" w:color="auto" w:fill="F8F9FA"/>
                    <w:spacing w:before="100" w:beforeAutospacing="1" w:after="100" w:afterAutospacing="1" w:line="240" w:lineRule="auto"/>
                    <w:rPr>
                      <w:rFonts w:ascii="Helvetica" w:eastAsia="Times New Roman" w:hAnsi="Helvetica" w:cs="Helvetica"/>
                      <w:color w:val="212529"/>
                      <w:sz w:val="25"/>
                      <w:szCs w:val="25"/>
                      <w:vertAlign w:val="baseline"/>
                      <w:lang w:bidi="ar-SA"/>
                    </w:rPr>
                  </w:pPr>
                  <w:r w:rsidRPr="003E4343">
                    <w:rPr>
                      <w:rFonts w:ascii="Helvetica" w:eastAsia="Times New Roman" w:hAnsi="Helvetica" w:cs="Helvetica"/>
                      <w:color w:val="212529"/>
                      <w:sz w:val="25"/>
                      <w:szCs w:val="25"/>
                      <w:vertAlign w:val="baseline"/>
                      <w:lang w:bidi="ar-SA"/>
                    </w:rPr>
                    <w:t>The next Pseudo selector is </w:t>
                  </w:r>
                  <w:r w:rsidRPr="003E4343">
                    <w:rPr>
                      <w:rFonts w:ascii="Helvetica" w:eastAsia="Times New Roman" w:hAnsi="Helvetica" w:cs="Helvetica"/>
                      <w:b/>
                      <w:bCs/>
                      <w:color w:val="212529"/>
                      <w:sz w:val="25"/>
                      <w:vertAlign w:val="baseline"/>
                      <w:lang w:bidi="ar-SA"/>
                    </w:rPr>
                    <w:t>Visited.</w:t>
                  </w:r>
                  <w:r w:rsidRPr="003E4343">
                    <w:rPr>
                      <w:rFonts w:ascii="Helvetica" w:eastAsia="Times New Roman" w:hAnsi="Helvetica" w:cs="Helvetica"/>
                      <w:color w:val="212529"/>
                      <w:sz w:val="25"/>
                      <w:szCs w:val="25"/>
                      <w:vertAlign w:val="baseline"/>
                      <w:lang w:bidi="ar-SA"/>
                    </w:rPr>
                    <w:t> As soon as you visit the anchor tag button and click the link mentioned, it changes its color. To apply this property, write the code as follows-</w:t>
                  </w:r>
                </w:p>
                <w:p w:rsidR="00823246" w:rsidRDefault="00823246" w:rsidP="003E4343">
                  <w:pPr>
                    <w:pStyle w:val="HTMLPreformatted"/>
                    <w:shd w:val="clear" w:color="auto" w:fill="272822"/>
                    <w:spacing w:before="120" w:after="120"/>
                    <w:ind w:left="36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a:visited</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ind w:left="36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background-color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yellow</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ind w:left="36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Pr="003E4343" w:rsidRDefault="00823246" w:rsidP="003E4343">
                  <w:pPr>
                    <w:numPr>
                      <w:ilvl w:val="0"/>
                      <w:numId w:val="26"/>
                    </w:numPr>
                    <w:shd w:val="clear" w:color="auto" w:fill="F8F9FA"/>
                    <w:spacing w:before="100" w:beforeAutospacing="1" w:after="100" w:afterAutospacing="1" w:line="240" w:lineRule="auto"/>
                    <w:rPr>
                      <w:rFonts w:ascii="Helvetica" w:eastAsia="Times New Roman" w:hAnsi="Helvetica" w:cs="Helvetica"/>
                      <w:color w:val="212529"/>
                      <w:sz w:val="25"/>
                      <w:szCs w:val="25"/>
                      <w:vertAlign w:val="baseline"/>
                      <w:lang w:bidi="ar-SA"/>
                    </w:rPr>
                  </w:pPr>
                  <w:r w:rsidRPr="003E4343">
                    <w:rPr>
                      <w:rFonts w:ascii="Helvetica" w:eastAsia="Times New Roman" w:hAnsi="Helvetica" w:cs="Helvetica"/>
                      <w:color w:val="212529"/>
                      <w:sz w:val="25"/>
                      <w:szCs w:val="25"/>
                      <w:vertAlign w:val="baseline"/>
                      <w:lang w:bidi="ar-SA"/>
                    </w:rPr>
                    <w:t>The next selector is </w:t>
                  </w:r>
                  <w:r w:rsidRPr="003E4343">
                    <w:rPr>
                      <w:rFonts w:ascii="Helvetica" w:eastAsia="Times New Roman" w:hAnsi="Helvetica" w:cs="Helvetica"/>
                      <w:b/>
                      <w:bCs/>
                      <w:color w:val="212529"/>
                      <w:sz w:val="25"/>
                      <w:vertAlign w:val="baseline"/>
                      <w:lang w:bidi="ar-SA"/>
                    </w:rPr>
                    <w:t>Active.</w:t>
                  </w:r>
                  <w:r w:rsidRPr="003E4343">
                    <w:rPr>
                      <w:rFonts w:ascii="Helvetica" w:eastAsia="Times New Roman" w:hAnsi="Helvetica" w:cs="Helvetica"/>
                      <w:color w:val="212529"/>
                      <w:sz w:val="25"/>
                      <w:szCs w:val="25"/>
                      <w:vertAlign w:val="baseline"/>
                      <w:lang w:bidi="ar-SA"/>
                    </w:rPr>
                    <w:t> If you visit any button, and click it, it becomes active and showcases with different properties. The code for this is-</w:t>
                  </w:r>
                </w:p>
                <w:p w:rsidR="00823246" w:rsidRDefault="00823246" w:rsidP="003E4343">
                  <w:pPr>
                    <w:pStyle w:val="HTMLPreformatted"/>
                    <w:shd w:val="clear" w:color="auto" w:fill="272822"/>
                    <w:spacing w:before="120" w:after="120"/>
                    <w:ind w:left="36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a:active</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ind w:left="36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background-color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darkblue</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ind w:left="360"/>
                    <w:rPr>
                      <w:rStyle w:val="token"/>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ind w:left="360"/>
                    <w:rPr>
                      <w:rFonts w:ascii="Consolas" w:hAnsi="Consolas" w:cs="Consolas"/>
                      <w:color w:val="F8F8F2"/>
                      <w:sz w:val="12"/>
                      <w:szCs w:val="12"/>
                    </w:rPr>
                  </w:pPr>
                </w:p>
                <w:p w:rsidR="00823246" w:rsidRDefault="00823246">
                  <w:pPr>
                    <w:rPr>
                      <w:rFonts w:ascii="Helvetica" w:hAnsi="Helvetica" w:cs="Helvetica"/>
                      <w:color w:val="212529"/>
                      <w:sz w:val="25"/>
                      <w:szCs w:val="25"/>
                      <w:shd w:val="clear" w:color="auto" w:fill="F8F9FA"/>
                    </w:rPr>
                  </w:pPr>
                  <w:r w:rsidRPr="003E4343">
                    <w:rPr>
                      <w:rFonts w:ascii="Helvetica" w:hAnsi="Helvetica" w:cs="Helvetica"/>
                      <w:color w:val="212529"/>
                      <w:sz w:val="25"/>
                      <w:szCs w:val="25"/>
                      <w:shd w:val="clear" w:color="auto" w:fill="F8F9FA"/>
                    </w:rPr>
                    <w:t>Similarly we can put pseudo selector in the </w:t>
                  </w:r>
                  <w:r w:rsidRPr="003E4343">
                    <w:rPr>
                      <w:rFonts w:ascii="Helvetica" w:hAnsi="Helvetica" w:cs="Helvetica"/>
                      <w:b/>
                      <w:bCs/>
                      <w:color w:val="212529"/>
                      <w:sz w:val="25"/>
                    </w:rPr>
                    <w:t>‘btn’</w:t>
                  </w:r>
                  <w:r w:rsidRPr="003E4343">
                    <w:rPr>
                      <w:rFonts w:ascii="Helvetica" w:hAnsi="Helvetica" w:cs="Helvetica"/>
                      <w:color w:val="212529"/>
                      <w:sz w:val="25"/>
                      <w:szCs w:val="25"/>
                      <w:shd w:val="clear" w:color="auto" w:fill="F8F9FA"/>
                    </w:rPr>
                    <w:t> class as well. To apply it write the code as follows-</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.btn:hover</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darkgoldenrod</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background-color</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rgb</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223</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245</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201</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2px solid black</w:t>
                  </w:r>
                  <w:r>
                    <w:rPr>
                      <w:rStyle w:val="token"/>
                      <w:rFonts w:ascii="Consolas" w:eastAsiaTheme="majorEastAsia" w:hAnsi="Consolas" w:cs="Consolas"/>
                      <w:color w:val="F8F8F2"/>
                      <w:sz w:val="22"/>
                      <w:szCs w:val="22"/>
                    </w:rPr>
                    <w:t>;</w:t>
                  </w:r>
                </w:p>
                <w:p w:rsidR="00823246" w:rsidRDefault="00823246" w:rsidP="003E4343">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
                    <w:rPr>
                      <w:rFonts w:ascii="Helvetica" w:hAnsi="Helvetica" w:cs="Helvetica"/>
                      <w:color w:val="212529"/>
                      <w:sz w:val="25"/>
                      <w:szCs w:val="25"/>
                      <w:shd w:val="clear" w:color="auto" w:fill="F8F9FA"/>
                    </w:rPr>
                    <w:t>To learn more about different buttons and pseudo selectors you can visit the website called </w:t>
                  </w:r>
                  <w:hyperlink r:id="rId18" w:history="1">
                    <w:r>
                      <w:rPr>
                        <w:rStyle w:val="Hyperlink"/>
                        <w:rFonts w:ascii="Helvetica" w:hAnsi="Helvetica" w:cs="Helvetica"/>
                        <w:color w:val="007BFF"/>
                        <w:sz w:val="25"/>
                        <w:szCs w:val="25"/>
                        <w:shd w:val="clear" w:color="auto" w:fill="F8F9FA"/>
                      </w:rPr>
                      <w:t>Bootstrap</w:t>
                    </w:r>
                  </w:hyperlink>
                  <w:r>
                    <w:rPr>
                      <w:rFonts w:ascii="Helvetica" w:hAnsi="Helvetica" w:cs="Helvetica"/>
                      <w:color w:val="212529"/>
                      <w:sz w:val="25"/>
                      <w:szCs w:val="25"/>
                      <w:shd w:val="clear" w:color="auto" w:fill="F8F9FA"/>
                    </w:rPr>
                    <w:t>. There you will find more buttons and properties related to them. You can see and practice some of the properties mentioned there and increase your skills. Till then you can visit the previous tutorials and practice all the things taught till now. In the upcoming tutorials, we are going to learn more and more CSS properties and make a website look more attractive from the scratch.</w:t>
                  </w:r>
                </w:p>
              </w:txbxContent>
            </v:textbox>
          </v:shape>
        </w:pict>
      </w:r>
    </w:p>
    <w:p w:rsidR="00034B85" w:rsidRDefault="00034B85">
      <w:r>
        <w:br w:type="page"/>
      </w:r>
    </w:p>
    <w:p w:rsidR="00034B85" w:rsidRDefault="00693354">
      <w:r>
        <w:rPr>
          <w:noProof/>
          <w:lang w:bidi="ar-SA"/>
        </w:rPr>
        <w:lastRenderedPageBreak/>
        <w:pict>
          <v:shape id="_x0000_s1079" type="#_x0000_t202" style="position:absolute;left:0;text-align:left;margin-left:-65.2pt;margin-top:-66.55pt;width:591.6pt;height:782.45pt;z-index:251701248" stroked="f">
            <v:textbox>
              <w:txbxContent>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8292A2"/>
                      <w:sz w:val="22"/>
                      <w:szCs w:val="22"/>
                    </w:rPr>
                    <w:t>DOCTYPE html</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html </w:t>
                  </w:r>
                  <w:r>
                    <w:rPr>
                      <w:rStyle w:val="token"/>
                      <w:rFonts w:ascii="Consolas" w:eastAsiaTheme="majorEastAsia" w:hAnsi="Consolas" w:cs="Consolas"/>
                      <w:color w:val="A6E22E"/>
                      <w:sz w:val="22"/>
                      <w:szCs w:val="22"/>
                    </w:rPr>
                    <w:t>lang</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en</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charset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UTF-8</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name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viewport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width=device-width, initial-scale=1.0</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http-equiv</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X-UA-Compatible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ie=edge</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Pseudo selectors &amp; more designing</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.container{</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2px solid red;</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background-color: rgb(223, 245, 201);</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padding: 34px;</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34px auto;</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666px;</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a{</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text-decoration: none;</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color: black;</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a:hover{</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color: rgb(5, 0, 0);</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background-color: rgb(221, 166, 38);</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a:visited{</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background-color: yellow;</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a:active{</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background-color:darkblue;</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.btn{</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font-family: 'Segoe UI', Tahoma, Geneva, Verdana, sans-serif;</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font-weight: bold;</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background-color: crimson;</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padding:6px;</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none;</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cursor:pointer;</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font-size: 13px;</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border-radius: 4px;</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p>
                <w:p w:rsidR="00823246" w:rsidRDefault="00823246"/>
              </w:txbxContent>
            </v:textbox>
          </v:shape>
        </w:pict>
      </w:r>
    </w:p>
    <w:p w:rsidR="00034B85" w:rsidRDefault="00034B85">
      <w:r>
        <w:br w:type="page"/>
      </w:r>
    </w:p>
    <w:p w:rsidR="00034B85" w:rsidRDefault="00693354">
      <w:r>
        <w:rPr>
          <w:noProof/>
          <w:lang w:bidi="ar-SA"/>
        </w:rPr>
        <w:lastRenderedPageBreak/>
        <w:pict>
          <v:shape id="_x0000_s1080" type="#_x0000_t202" style="position:absolute;left:0;text-align:left;margin-left:-66.55pt;margin-top:-65.2pt;width:591.6pt;height:775.7pt;z-index:251702272" stroked="f">
            <v:textbox>
              <w:txbxContent>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.btn:hover{</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color:darkgoldenrod;</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background-color:rgb(223, 245, 201);</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2px solid black;</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body</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container</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cont1</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This is my heading</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h3</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p</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Lorem ipsum dolor sit amet consectetur adipisicing elit. Obcaecati, reprehenderit. Quam culpa eius aliquam id cumque saepe, provident odio sed eos quia nihil modi error voluptate vero autem quibusdam aperiam exercitationem! Quam, consequuntur velit.</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p</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a </w:t>
                  </w:r>
                  <w:r>
                    <w:rPr>
                      <w:rStyle w:val="token"/>
                      <w:rFonts w:ascii="Consolas" w:eastAsiaTheme="majorEastAsia" w:hAnsi="Consolas" w:cs="Consolas"/>
                      <w:color w:val="A6E22E"/>
                      <w:sz w:val="22"/>
                      <w:szCs w:val="22"/>
                    </w:rPr>
                    <w:t>href</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https://yahoo.com</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btn</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Read more</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a</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button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btn</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Contact us</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button</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body</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html</w:t>
                  </w:r>
                  <w:r>
                    <w:rPr>
                      <w:rStyle w:val="token"/>
                      <w:rFonts w:ascii="Consolas" w:eastAsiaTheme="majorEastAsia" w:hAnsi="Consolas" w:cs="Consolas"/>
                      <w:color w:val="F8F8F2"/>
                      <w:sz w:val="22"/>
                      <w:szCs w:val="22"/>
                    </w:rPr>
                    <w:t>&gt;</w:t>
                  </w:r>
                </w:p>
                <w:p w:rsidR="00823246" w:rsidRDefault="00823246" w:rsidP="00EC0FB5">
                  <w:pPr>
                    <w:pStyle w:val="Heading3"/>
                    <w:shd w:val="clear" w:color="auto" w:fill="F8F9FA"/>
                    <w:rPr>
                      <w:rFonts w:ascii="Segoe UI" w:hAnsi="Segoe UI" w:cs="Segoe UI"/>
                      <w:bCs w:val="0"/>
                      <w:color w:val="212529"/>
                      <w:sz w:val="36"/>
                    </w:rPr>
                  </w:pPr>
                  <w:r w:rsidRPr="00EC0FB5">
                    <w:rPr>
                      <w:rFonts w:ascii="Segoe UI" w:hAnsi="Segoe UI" w:cs="Segoe UI"/>
                      <w:bCs w:val="0"/>
                      <w:color w:val="212529"/>
                      <w:sz w:val="36"/>
                    </w:rPr>
                    <w:t>Creating a Navigation Menu | Web Development </w:t>
                  </w:r>
                </w:p>
                <w:p w:rsidR="00823246" w:rsidRPr="00EC0FB5" w:rsidRDefault="00823246" w:rsidP="00EC0FB5">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EC0FB5">
                    <w:rPr>
                      <w:rFonts w:ascii="Helvetica" w:eastAsia="Times New Roman" w:hAnsi="Helvetica" w:cs="Helvetica"/>
                      <w:color w:val="212529"/>
                      <w:sz w:val="25"/>
                      <w:szCs w:val="25"/>
                      <w:vertAlign w:val="baseline"/>
                      <w:lang w:bidi="ar-SA"/>
                    </w:rPr>
                    <w:t>We have discussed various things till now in the CSS from adjusting the borders to styling the links. Here, we are going to see what are </w:t>
                  </w:r>
                  <w:r w:rsidRPr="00EC0FB5">
                    <w:rPr>
                      <w:rFonts w:ascii="Helvetica" w:eastAsia="Times New Roman" w:hAnsi="Helvetica" w:cs="Helvetica"/>
                      <w:i/>
                      <w:iCs/>
                      <w:color w:val="212529"/>
                      <w:sz w:val="25"/>
                      <w:vertAlign w:val="baseline"/>
                      <w:lang w:bidi="ar-SA"/>
                    </w:rPr>
                    <w:t>Navigation Bars</w:t>
                  </w:r>
                  <w:r w:rsidRPr="00EC0FB5">
                    <w:rPr>
                      <w:rFonts w:ascii="Helvetica" w:eastAsia="Times New Roman" w:hAnsi="Helvetica" w:cs="Helvetica"/>
                      <w:color w:val="212529"/>
                      <w:sz w:val="25"/>
                      <w:szCs w:val="25"/>
                      <w:vertAlign w:val="baseline"/>
                      <w:lang w:bidi="ar-SA"/>
                    </w:rPr>
                    <w:t> in a website and how to apply them.</w:t>
                  </w:r>
                </w:p>
                <w:p w:rsidR="00823246" w:rsidRPr="00EC0FB5" w:rsidRDefault="00823246" w:rsidP="00EC0FB5">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EC0FB5">
                    <w:rPr>
                      <w:rFonts w:ascii="Helvetica" w:eastAsia="Times New Roman" w:hAnsi="Helvetica" w:cs="Helvetica"/>
                      <w:color w:val="212529"/>
                      <w:sz w:val="25"/>
                      <w:szCs w:val="25"/>
                      <w:vertAlign w:val="baseline"/>
                      <w:lang w:bidi="ar-SA"/>
                    </w:rPr>
                    <w:t>We will start by making a new file called </w:t>
                  </w:r>
                  <w:r w:rsidRPr="00EC0FB5">
                    <w:rPr>
                      <w:rFonts w:ascii="Helvetica" w:eastAsia="Times New Roman" w:hAnsi="Helvetica" w:cs="Helvetica"/>
                      <w:i/>
                      <w:iCs/>
                      <w:color w:val="212529"/>
                      <w:sz w:val="25"/>
                      <w:vertAlign w:val="baseline"/>
                      <w:lang w:bidi="ar-SA"/>
                    </w:rPr>
                    <w:t>tut23.html</w:t>
                  </w:r>
                  <w:r w:rsidRPr="00EC0FB5">
                    <w:rPr>
                      <w:rFonts w:ascii="Helvetica" w:eastAsia="Times New Roman" w:hAnsi="Helvetica" w:cs="Helvetica"/>
                      <w:color w:val="212529"/>
                      <w:sz w:val="25"/>
                      <w:szCs w:val="25"/>
                      <w:vertAlign w:val="baseline"/>
                      <w:lang w:bidi="ar-SA"/>
                    </w:rPr>
                    <w:t> and add the boilerplate to obtain the basic HTML code. Give the title as </w:t>
                  </w:r>
                  <w:r w:rsidRPr="00EC0FB5">
                    <w:rPr>
                      <w:rFonts w:ascii="Helvetica" w:eastAsia="Times New Roman" w:hAnsi="Helvetica" w:cs="Helvetica"/>
                      <w:b/>
                      <w:bCs/>
                      <w:color w:val="212529"/>
                      <w:sz w:val="25"/>
                      <w:vertAlign w:val="baseline"/>
                      <w:lang w:bidi="ar-SA"/>
                    </w:rPr>
                    <w:t>Navigation</w:t>
                  </w:r>
                  <w:r w:rsidRPr="00EC0FB5">
                    <w:rPr>
                      <w:rFonts w:ascii="Helvetica" w:eastAsia="Times New Roman" w:hAnsi="Helvetica" w:cs="Helvetica"/>
                      <w:color w:val="212529"/>
                      <w:sz w:val="25"/>
                      <w:szCs w:val="25"/>
                      <w:vertAlign w:val="baseline"/>
                      <w:lang w:bidi="ar-SA"/>
                    </w:rPr>
                    <w:t> in the &lt;title&gt; tag under the head section.</w:t>
                  </w:r>
                </w:p>
                <w:p w:rsidR="00823246" w:rsidRPr="00EC0FB5" w:rsidRDefault="00823246" w:rsidP="00EC0FB5">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EC0FB5">
                    <w:rPr>
                      <w:rFonts w:ascii="Helvetica" w:eastAsia="Times New Roman" w:hAnsi="Helvetica" w:cs="Helvetica"/>
                      <w:color w:val="212529"/>
                      <w:sz w:val="25"/>
                      <w:szCs w:val="25"/>
                      <w:vertAlign w:val="baseline"/>
                      <w:lang w:bidi="ar-SA"/>
                    </w:rPr>
                    <w:t>A navigation bar is usually a list of links, so using the &lt;ul&gt; and &lt;li&gt; elements can help in obtaining it. The code for the following will be as follows-</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header</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nav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navbar</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ul</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li</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 xml:space="preserve">a </w:t>
                  </w:r>
                  <w:r>
                    <w:rPr>
                      <w:rStyle w:val="token"/>
                      <w:rFonts w:ascii="Consolas" w:eastAsiaTheme="majorEastAsia" w:hAnsi="Consolas" w:cs="Consolas"/>
                      <w:color w:val="A6E22E"/>
                      <w:sz w:val="22"/>
                      <w:szCs w:val="22"/>
                    </w:rPr>
                    <w:t>href</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Home</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a</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li</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li</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 xml:space="preserve">a </w:t>
                  </w:r>
                  <w:r>
                    <w:rPr>
                      <w:rStyle w:val="token"/>
                      <w:rFonts w:ascii="Consolas" w:eastAsiaTheme="majorEastAsia" w:hAnsi="Consolas" w:cs="Consolas"/>
                      <w:color w:val="A6E22E"/>
                      <w:sz w:val="22"/>
                      <w:szCs w:val="22"/>
                    </w:rPr>
                    <w:t>href</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About</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a</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li</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li</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 xml:space="preserve">a </w:t>
                  </w:r>
                  <w:r>
                    <w:rPr>
                      <w:rStyle w:val="token"/>
                      <w:rFonts w:ascii="Consolas" w:eastAsiaTheme="majorEastAsia" w:hAnsi="Consolas" w:cs="Consolas"/>
                      <w:color w:val="A6E22E"/>
                      <w:sz w:val="22"/>
                      <w:szCs w:val="22"/>
                    </w:rPr>
                    <w:t>href</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Services</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a</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li</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li</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 xml:space="preserve">a </w:t>
                  </w:r>
                  <w:r>
                    <w:rPr>
                      <w:rStyle w:val="token"/>
                      <w:rFonts w:ascii="Consolas" w:eastAsiaTheme="majorEastAsia" w:hAnsi="Consolas" w:cs="Consolas"/>
                      <w:color w:val="A6E22E"/>
                      <w:sz w:val="22"/>
                      <w:szCs w:val="22"/>
                    </w:rPr>
                    <w:t>href</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Contact us</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a</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li</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search</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input </w:t>
                  </w:r>
                  <w:r>
                    <w:rPr>
                      <w:rStyle w:val="token"/>
                      <w:rFonts w:ascii="Consolas" w:eastAsiaTheme="majorEastAsia" w:hAnsi="Consolas" w:cs="Consolas"/>
                      <w:color w:val="A6E22E"/>
                      <w:sz w:val="22"/>
                      <w:szCs w:val="22"/>
                    </w:rPr>
                    <w:t>type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text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name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search</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search</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placeholder</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Search this website</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ul</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nav</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header</w:t>
                  </w:r>
                  <w:r>
                    <w:rPr>
                      <w:rStyle w:val="token"/>
                      <w:rFonts w:ascii="Consolas" w:eastAsiaTheme="majorEastAsia" w:hAnsi="Consolas" w:cs="Consolas"/>
                      <w:color w:val="F8F8F2"/>
                      <w:sz w:val="22"/>
                      <w:szCs w:val="22"/>
                    </w:rPr>
                    <w:t>&gt;</w:t>
                  </w:r>
                </w:p>
                <w:p w:rsidR="00823246" w:rsidRPr="00EC0FB5" w:rsidRDefault="00823246" w:rsidP="00EC0FB5"/>
                <w:p w:rsidR="00823246" w:rsidRDefault="00823246"/>
              </w:txbxContent>
            </v:textbox>
          </v:shape>
        </w:pict>
      </w:r>
    </w:p>
    <w:p w:rsidR="00034B85" w:rsidRDefault="00034B85">
      <w:r>
        <w:br w:type="page"/>
      </w:r>
    </w:p>
    <w:p w:rsidR="00034B85" w:rsidRDefault="00693354">
      <w:r>
        <w:rPr>
          <w:noProof/>
          <w:lang w:bidi="ar-SA"/>
        </w:rPr>
        <w:lastRenderedPageBreak/>
        <w:pict>
          <v:shape id="_x0000_s1081" type="#_x0000_t202" style="position:absolute;left:0;text-align:left;margin-left:-59.75pt;margin-top:-67.9pt;width:587.5pt;height:771.6pt;z-index:251703296" stroked="f">
            <v:textbox>
              <w:txbxContent>
                <w:p w:rsidR="00823246" w:rsidRPr="00EC0FB5" w:rsidRDefault="00823246" w:rsidP="00EC0FB5">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EC0FB5">
                    <w:rPr>
                      <w:rFonts w:ascii="Helvetica" w:eastAsia="Times New Roman" w:hAnsi="Helvetica" w:cs="Helvetica"/>
                      <w:color w:val="212529"/>
                      <w:sz w:val="25"/>
                      <w:szCs w:val="25"/>
                      <w:vertAlign w:val="baseline"/>
                      <w:lang w:bidi="ar-SA"/>
                    </w:rPr>
                    <w:t>We will now target the </w:t>
                  </w:r>
                  <w:r w:rsidRPr="00EC0FB5">
                    <w:rPr>
                      <w:rFonts w:ascii="Helvetica" w:eastAsia="Times New Roman" w:hAnsi="Helvetica" w:cs="Helvetica"/>
                      <w:i/>
                      <w:iCs/>
                      <w:color w:val="212529"/>
                      <w:sz w:val="25"/>
                      <w:vertAlign w:val="baseline"/>
                      <w:lang w:bidi="ar-SA"/>
                    </w:rPr>
                    <w:t>navbar </w:t>
                  </w:r>
                  <w:r w:rsidRPr="00EC0FB5">
                    <w:rPr>
                      <w:rFonts w:ascii="Helvetica" w:eastAsia="Times New Roman" w:hAnsi="Helvetica" w:cs="Helvetica"/>
                      <w:color w:val="212529"/>
                      <w:sz w:val="25"/>
                      <w:szCs w:val="25"/>
                      <w:vertAlign w:val="baseline"/>
                      <w:lang w:bidi="ar-SA"/>
                    </w:rPr>
                    <w:t>class and apply some CSS to make it look more attractive.</w:t>
                  </w:r>
                </w:p>
                <w:p w:rsidR="00823246" w:rsidRPr="00EC0FB5" w:rsidRDefault="00823246" w:rsidP="00EC0FB5">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EC0FB5">
                    <w:rPr>
                      <w:rFonts w:ascii="Helvetica" w:eastAsia="Times New Roman" w:hAnsi="Helvetica" w:cs="Helvetica"/>
                      <w:color w:val="212529"/>
                      <w:sz w:val="25"/>
                      <w:szCs w:val="25"/>
                      <w:vertAlign w:val="baseline"/>
                      <w:lang w:bidi="ar-SA"/>
                    </w:rPr>
                    <w:t>First we will change the color of the navigation bar and make its ends circular.</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.navbar</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background-color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black</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border-radius</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30px</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pPr>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In the next step, we will make all the nav elements come in single horizontal line</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.navbar li{</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float:left;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list-style: none; </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13px 20px;</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p>
                <w:p w:rsidR="00823246" w:rsidRPr="00EC0FB5" w:rsidRDefault="00823246" w:rsidP="00EC0FB5">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EC0FB5">
                    <w:rPr>
                      <w:rFonts w:ascii="Helvetica" w:eastAsia="Times New Roman" w:hAnsi="Helvetica" w:cs="Helvetica"/>
                      <w:color w:val="212529"/>
                      <w:sz w:val="25"/>
                      <w:szCs w:val="25"/>
                      <w:vertAlign w:val="baseline"/>
                      <w:lang w:bidi="ar-SA"/>
                    </w:rPr>
                    <w:t>The </w:t>
                  </w:r>
                  <w:r w:rsidRPr="00EC0FB5">
                    <w:rPr>
                      <w:rFonts w:ascii="Helvetica" w:eastAsia="Times New Roman" w:hAnsi="Helvetica" w:cs="Helvetica"/>
                      <w:b/>
                      <w:bCs/>
                      <w:color w:val="212529"/>
                      <w:sz w:val="25"/>
                      <w:vertAlign w:val="baseline"/>
                      <w:lang w:bidi="ar-SA"/>
                    </w:rPr>
                    <w:t>list-style </w:t>
                  </w:r>
                  <w:r w:rsidRPr="00EC0FB5">
                    <w:rPr>
                      <w:rFonts w:ascii="Helvetica" w:eastAsia="Times New Roman" w:hAnsi="Helvetica" w:cs="Helvetica"/>
                      <w:color w:val="212529"/>
                      <w:sz w:val="25"/>
                      <w:szCs w:val="25"/>
                      <w:vertAlign w:val="baseline"/>
                      <w:lang w:bidi="ar-SA"/>
                    </w:rPr>
                    <w:t>property is used to remove all the bulleted points in the navigation items.</w:t>
                  </w:r>
                </w:p>
                <w:p w:rsidR="00823246" w:rsidRPr="00EC0FB5" w:rsidRDefault="00823246" w:rsidP="00EC0FB5">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EC0FB5">
                    <w:rPr>
                      <w:rFonts w:ascii="Helvetica" w:eastAsia="Times New Roman" w:hAnsi="Helvetica" w:cs="Helvetica"/>
                      <w:color w:val="212529"/>
                      <w:sz w:val="25"/>
                      <w:szCs w:val="25"/>
                      <w:vertAlign w:val="baseline"/>
                      <w:lang w:bidi="ar-SA"/>
                    </w:rPr>
                    <w:t>After writing the above code, the background gets removed as it has been overflown by the parent element. To avoid this, we have to write-</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.navbar ul</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overflow</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auto</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pPr>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Now we will add padding to the all the elements present in the navbar-</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.navbar li a</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padding</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3px 3px</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text-decoration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none</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white</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pPr>
                    <w:rPr>
                      <w:rFonts w:ascii="Helvetica" w:hAnsi="Helvetica" w:cs="Helvetica"/>
                      <w:color w:val="212529"/>
                      <w:sz w:val="25"/>
                      <w:szCs w:val="25"/>
                      <w:shd w:val="clear" w:color="auto" w:fill="F8F9FA"/>
                    </w:rPr>
                  </w:pPr>
                  <w:r w:rsidRPr="00EC0FB5">
                    <w:rPr>
                      <w:rFonts w:ascii="Helvetica" w:hAnsi="Helvetica" w:cs="Helvetica"/>
                      <w:color w:val="212529"/>
                      <w:sz w:val="25"/>
                      <w:szCs w:val="25"/>
                      <w:shd w:val="clear" w:color="auto" w:fill="F8F9FA"/>
                    </w:rPr>
                    <w:t>We can also add the </w:t>
                  </w:r>
                  <w:r w:rsidRPr="00EC0FB5">
                    <w:rPr>
                      <w:rFonts w:ascii="Helvetica" w:hAnsi="Helvetica" w:cs="Helvetica"/>
                      <w:b/>
                      <w:bCs/>
                      <w:color w:val="212529"/>
                      <w:sz w:val="25"/>
                    </w:rPr>
                    <w:t>search bar </w:t>
                  </w:r>
                  <w:r w:rsidRPr="00EC0FB5">
                    <w:rPr>
                      <w:rFonts w:ascii="Helvetica" w:hAnsi="Helvetica" w:cs="Helvetica"/>
                      <w:color w:val="212529"/>
                      <w:sz w:val="25"/>
                      <w:szCs w:val="25"/>
                      <w:shd w:val="clear" w:color="auto" w:fill="F8F9FA"/>
                    </w:rPr>
                    <w:t>in the navigation menu. To do this, we have to write-</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search</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input </w:t>
                  </w:r>
                  <w:r>
                    <w:rPr>
                      <w:rStyle w:val="token"/>
                      <w:rFonts w:ascii="Consolas" w:eastAsiaTheme="majorEastAsia" w:hAnsi="Consolas" w:cs="Consolas"/>
                      <w:color w:val="A6E22E"/>
                      <w:sz w:val="22"/>
                      <w:szCs w:val="22"/>
                    </w:rPr>
                    <w:t>type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text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name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search</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search</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placeholder</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Search this website</w:t>
                  </w:r>
                  <w:r>
                    <w:rPr>
                      <w:rStyle w:val="token"/>
                      <w:rFonts w:ascii="Consolas" w:eastAsiaTheme="majorEastAsia" w:hAnsi="Consolas" w:cs="Consolas"/>
                      <w:color w:val="F8F8F2"/>
                      <w:sz w:val="22"/>
                      <w:szCs w:val="22"/>
                    </w:rPr>
                    <w:t>"&gt;</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pPr>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 This will create a search bar in the navigation menu. We can style the search tag by-</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.search{</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float: right;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color: white;</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padding: 12px 75px;</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p>
                <w:p w:rsidR="00823246" w:rsidRDefault="00823246"/>
              </w:txbxContent>
            </v:textbox>
          </v:shape>
        </w:pict>
      </w:r>
    </w:p>
    <w:p w:rsidR="00034B85" w:rsidRDefault="00034B85">
      <w:r>
        <w:br w:type="page"/>
      </w:r>
    </w:p>
    <w:p w:rsidR="00034B85" w:rsidRDefault="00693354">
      <w:r>
        <w:rPr>
          <w:noProof/>
          <w:lang w:bidi="ar-SA"/>
        </w:rPr>
        <w:lastRenderedPageBreak/>
        <w:pict>
          <v:shape id="_x0000_s1082" type="#_x0000_t202" style="position:absolute;left:0;text-align:left;margin-left:-63.15pt;margin-top:-67.25pt;width:591.6pt;height:768.25pt;z-index:251704320" stroked="f">
            <v:textbox>
              <w:txbxContent>
                <w:p w:rsidR="00823246" w:rsidRDefault="00823246">
                  <w:pPr>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We can style the menu available in the navigation bar as-</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A6E22E"/>
                      <w:sz w:val="22"/>
                      <w:szCs w:val="22"/>
                    </w:rPr>
                    <w:t>.navbar input</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2px solid black</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border-radius</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14px</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padding</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3px 17px</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129px</w:t>
                  </w:r>
                  <w:r>
                    <w:rPr>
                      <w:rStyle w:val="token"/>
                      <w:rFonts w:ascii="Consolas" w:eastAsiaTheme="majorEastAsia" w:hAnsi="Consolas" w:cs="Consolas"/>
                      <w:color w:val="F8F8F2"/>
                      <w:sz w:val="22"/>
                      <w:szCs w:val="22"/>
                    </w:rPr>
                    <w:t>;</w:t>
                  </w:r>
                </w:p>
                <w:p w:rsidR="00823246" w:rsidRDefault="00823246" w:rsidP="00EC0FB5">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pPr>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Within the ‘navbar’, for styling the input tag we can include the border, border-radius, padding, and width as shown above. We can also adjust the padding and other properties using the inspect element on the web page as per your requirements.</w:t>
                  </w:r>
                </w:p>
                <w:p w:rsidR="00823246" w:rsidRDefault="00823246"/>
                <w:p w:rsidR="00823246" w:rsidRDefault="00823246" w:rsidP="00EC0FB5">
                  <w:pPr>
                    <w:ind w:firstLine="0"/>
                  </w:pPr>
                </w:p>
                <w:p w:rsidR="00823246" w:rsidRDefault="00823246" w:rsidP="00EC0FB5">
                  <w:pPr>
                    <w:ind w:firstLine="0"/>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We can also add the hover effect in all the li’s. It means whenever we place the pointer on those elements it should change its color.</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.navbar li a:hover</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red</w:t>
                  </w:r>
                </w:p>
                <w:p w:rsidR="00823246" w:rsidRDefault="00823246" w:rsidP="00004BFF">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Pr="00004BFF" w:rsidRDefault="00823246" w:rsidP="00004BFF">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004BFF">
                    <w:rPr>
                      <w:rFonts w:ascii="Helvetica" w:eastAsia="Times New Roman" w:hAnsi="Helvetica" w:cs="Helvetica"/>
                      <w:color w:val="212529"/>
                      <w:sz w:val="25"/>
                      <w:szCs w:val="25"/>
                      <w:vertAlign w:val="baseline"/>
                      <w:lang w:bidi="ar-SA"/>
                    </w:rPr>
                    <w:t>We have set the color to red and now when you hover over the ‘Home’, ‘About’, ‘Services’, ‘Contact-us’,  it will change its color to red. You can also add ‘padding-top’ to adjust the elements.</w:t>
                  </w:r>
                </w:p>
                <w:p w:rsidR="00823246" w:rsidRDefault="00823246" w:rsidP="00004BFF">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004BFF">
                    <w:rPr>
                      <w:rFonts w:ascii="Helvetica" w:eastAsia="Times New Roman" w:hAnsi="Helvetica" w:cs="Helvetica"/>
                      <w:color w:val="212529"/>
                      <w:sz w:val="25"/>
                      <w:szCs w:val="25"/>
                      <w:vertAlign w:val="baseline"/>
                      <w:lang w:bidi="ar-SA"/>
                    </w:rPr>
                    <w:t>I hope you must have understood how to add the navigation bar into the website and make it look according to yourself. To learn more, stay with the tutorials and keep practicing the things taught till now.</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8292A2"/>
                      <w:sz w:val="22"/>
                      <w:szCs w:val="22"/>
                    </w:rPr>
                    <w:t>DOCTYPE html</w:t>
                  </w:r>
                  <w:r>
                    <w:rPr>
                      <w:rStyle w:val="token"/>
                      <w:rFonts w:ascii="Consolas" w:eastAsiaTheme="majorEastAsia" w:hAnsi="Consolas" w:cs="Consolas"/>
                      <w:color w:val="F8F8F2"/>
                      <w:sz w:val="22"/>
                      <w:szCs w:val="22"/>
                    </w:rPr>
                    <w:t>&gt;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html </w:t>
                  </w:r>
                  <w:r>
                    <w:rPr>
                      <w:rStyle w:val="token"/>
                      <w:rFonts w:ascii="Consolas" w:eastAsiaTheme="majorEastAsia" w:hAnsi="Consolas" w:cs="Consolas"/>
                      <w:color w:val="A6E22E"/>
                      <w:sz w:val="22"/>
                      <w:szCs w:val="22"/>
                    </w:rPr>
                    <w:t>lang</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en</w:t>
                  </w:r>
                  <w:r>
                    <w:rPr>
                      <w:rStyle w:val="token"/>
                      <w:rFonts w:ascii="Consolas" w:eastAsiaTheme="majorEastAsia" w:hAnsi="Consolas" w:cs="Consolas"/>
                      <w:color w:val="F8F8F2"/>
                      <w:sz w:val="22"/>
                      <w:szCs w:val="22"/>
                    </w:rPr>
                    <w:t>"&gt;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 xml:space="preserve">meta </w:t>
                  </w:r>
                  <w:r w:rsidRPr="00004BFF">
                    <w:rPr>
                      <w:rStyle w:val="token"/>
                      <w:rFonts w:ascii="Consolas" w:eastAsiaTheme="majorEastAsia" w:hAnsi="Consolas" w:cs="Consolas"/>
                      <w:color w:val="A6E22E"/>
                      <w:sz w:val="18"/>
                      <w:szCs w:val="22"/>
                    </w:rPr>
                    <w:t>charset</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UTF-8</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 xml:space="preserve">meta </w:t>
                  </w:r>
                  <w:r w:rsidRPr="00004BFF">
                    <w:rPr>
                      <w:rStyle w:val="token"/>
                      <w:rFonts w:ascii="Consolas" w:eastAsiaTheme="majorEastAsia" w:hAnsi="Consolas" w:cs="Consolas"/>
                      <w:color w:val="A6E22E"/>
                      <w:sz w:val="18"/>
                      <w:szCs w:val="22"/>
                    </w:rPr>
                    <w:t>name</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viewport</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F92672"/>
                      <w:sz w:val="18"/>
                      <w:szCs w:val="22"/>
                    </w:rPr>
                    <w:t xml:space="preserve"> </w:t>
                  </w:r>
                  <w:r w:rsidRPr="00004BFF">
                    <w:rPr>
                      <w:rStyle w:val="token"/>
                      <w:rFonts w:ascii="Consolas" w:eastAsiaTheme="majorEastAsia" w:hAnsi="Consolas" w:cs="Consolas"/>
                      <w:color w:val="A6E22E"/>
                      <w:sz w:val="18"/>
                      <w:szCs w:val="22"/>
                    </w:rPr>
                    <w:t>content</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width=device-width, initial-scale=1.0</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 xml:space="preserve">meta </w:t>
                  </w:r>
                  <w:r w:rsidRPr="00004BFF">
                    <w:rPr>
                      <w:rStyle w:val="token"/>
                      <w:rFonts w:ascii="Consolas" w:eastAsiaTheme="majorEastAsia" w:hAnsi="Consolas" w:cs="Consolas"/>
                      <w:color w:val="A6E22E"/>
                      <w:sz w:val="18"/>
                      <w:szCs w:val="22"/>
                    </w:rPr>
                    <w:t>http-equiv</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X-UA-Compatible</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F92672"/>
                      <w:sz w:val="18"/>
                      <w:szCs w:val="22"/>
                    </w:rPr>
                    <w:t xml:space="preserve"> </w:t>
                  </w:r>
                  <w:r w:rsidRPr="00004BFF">
                    <w:rPr>
                      <w:rStyle w:val="token"/>
                      <w:rFonts w:ascii="Consolas" w:eastAsiaTheme="majorEastAsia" w:hAnsi="Consolas" w:cs="Consolas"/>
                      <w:color w:val="A6E22E"/>
                      <w:sz w:val="18"/>
                      <w:szCs w:val="22"/>
                    </w:rPr>
                    <w:t>content</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ie=edge</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title</w:t>
                  </w:r>
                  <w:r w:rsidRPr="00004BFF">
                    <w:rPr>
                      <w:rStyle w:val="token"/>
                      <w:rFonts w:ascii="Consolas" w:eastAsiaTheme="majorEastAsia" w:hAnsi="Consolas" w:cs="Consolas"/>
                      <w:color w:val="F8F8F2"/>
                      <w:sz w:val="18"/>
                      <w:szCs w:val="22"/>
                    </w:rPr>
                    <w:t>&gt;</w:t>
                  </w:r>
                  <w:r w:rsidRPr="00004BFF">
                    <w:rPr>
                      <w:rStyle w:val="HTMLCode"/>
                      <w:rFonts w:ascii="Consolas" w:eastAsiaTheme="majorEastAsia" w:hAnsi="Consolas" w:cs="Consolas"/>
                      <w:color w:val="F8F8F2"/>
                      <w:sz w:val="18"/>
                      <w:szCs w:val="22"/>
                    </w:rPr>
                    <w:t>Navigation</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title</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style</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6"/>
                      <w:szCs w:val="22"/>
                    </w:rPr>
                  </w:pPr>
                  <w:r>
                    <w:rPr>
                      <w:rStyle w:val="HTMLCode"/>
                      <w:rFonts w:ascii="Consolas" w:eastAsiaTheme="majorEastAsia" w:hAnsi="Consolas" w:cs="Consolas"/>
                      <w:color w:val="F8F8F2"/>
                      <w:sz w:val="22"/>
                      <w:szCs w:val="22"/>
                    </w:rPr>
                    <w:t xml:space="preserve">        </w:t>
                  </w:r>
                  <w:r w:rsidRPr="00004BFF">
                    <w:rPr>
                      <w:rStyle w:val="HTMLCode"/>
                      <w:rFonts w:ascii="Consolas" w:eastAsiaTheme="majorEastAsia" w:hAnsi="Consolas" w:cs="Consolas"/>
                      <w:color w:val="F8F8F2"/>
                      <w:sz w:val="16"/>
                      <w:szCs w:val="22"/>
                    </w:rPr>
                    <w:t>.navbar{</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6"/>
                      <w:szCs w:val="22"/>
                    </w:rPr>
                  </w:pPr>
                  <w:r w:rsidRPr="00004BFF">
                    <w:rPr>
                      <w:rStyle w:val="HTMLCode"/>
                      <w:rFonts w:ascii="Consolas" w:eastAsiaTheme="majorEastAsia" w:hAnsi="Consolas" w:cs="Consolas"/>
                      <w:color w:val="F8F8F2"/>
                      <w:sz w:val="16"/>
                      <w:szCs w:val="22"/>
                    </w:rPr>
                    <w:t xml:space="preserve">            background-color: black;</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6"/>
                      <w:szCs w:val="22"/>
                    </w:rPr>
                  </w:pPr>
                  <w:r w:rsidRPr="00004BFF">
                    <w:rPr>
                      <w:rStyle w:val="HTMLCode"/>
                      <w:rFonts w:ascii="Consolas" w:eastAsiaTheme="majorEastAsia" w:hAnsi="Consolas" w:cs="Consolas"/>
                      <w:color w:val="F8F8F2"/>
                      <w:sz w:val="16"/>
                      <w:szCs w:val="22"/>
                    </w:rPr>
                    <w:t xml:space="preserve">            border-radius: 30px;</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6"/>
                      <w:szCs w:val="22"/>
                    </w:rPr>
                  </w:pPr>
                  <w:r w:rsidRPr="00004BFF">
                    <w:rPr>
                      <w:rStyle w:val="HTMLCode"/>
                      <w:rFonts w:ascii="Consolas" w:eastAsiaTheme="majorEastAsia" w:hAnsi="Consolas" w:cs="Consolas"/>
                      <w:color w:val="F8F8F2"/>
                      <w:sz w:val="16"/>
                      <w:szCs w:val="22"/>
                    </w:rPr>
                    <w:t xml:space="preserve">            </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6"/>
                      <w:szCs w:val="22"/>
                    </w:rPr>
                  </w:pPr>
                  <w:r w:rsidRPr="00004BFF">
                    <w:rPr>
                      <w:rStyle w:val="HTMLCode"/>
                      <w:rFonts w:ascii="Consolas" w:eastAsiaTheme="majorEastAsia" w:hAnsi="Consolas" w:cs="Consolas"/>
                      <w:color w:val="F8F8F2"/>
                      <w:sz w:val="16"/>
                      <w:szCs w:val="22"/>
                    </w:rPr>
                    <w:t xml:space="preserve">        }</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6"/>
                      <w:szCs w:val="22"/>
                    </w:rPr>
                  </w:pPr>
                  <w:r w:rsidRPr="00004BFF">
                    <w:rPr>
                      <w:rStyle w:val="HTMLCode"/>
                      <w:rFonts w:ascii="Consolas" w:eastAsiaTheme="majorEastAsia" w:hAnsi="Consolas" w:cs="Consolas"/>
                      <w:color w:val="F8F8F2"/>
                      <w:sz w:val="16"/>
                      <w:szCs w:val="22"/>
                    </w:rPr>
                    <w:t xml:space="preserve">        .navbar ul{</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overflow: auto;</w:t>
                  </w:r>
                </w:p>
                <w:p w:rsidR="00823246" w:rsidRDefault="00823246" w:rsidP="00004BFF">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p>
                <w:p w:rsidR="00823246" w:rsidRPr="00004BFF" w:rsidRDefault="00823246" w:rsidP="00004BFF">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p>
                <w:p w:rsidR="00823246" w:rsidRDefault="00823246" w:rsidP="00EC0FB5">
                  <w:pPr>
                    <w:ind w:firstLine="0"/>
                  </w:pPr>
                </w:p>
              </w:txbxContent>
            </v:textbox>
          </v:shape>
        </w:pict>
      </w:r>
    </w:p>
    <w:p w:rsidR="00034B85" w:rsidRDefault="00693354">
      <w:r>
        <w:rPr>
          <w:noProof/>
          <w:lang w:bidi="ar-SA"/>
        </w:rPr>
        <w:pict>
          <v:rect id="_x0000_s1083" style="position:absolute;left:0;text-align:left;margin-left:-52.3pt;margin-top:101.1pt;width:548.85pt;height:85.6pt;z-index:251705344" stroked="f">
            <v:fill r:id="rId19" o:title="base64 (3)" recolor="t" type="frame"/>
          </v:rect>
        </w:pict>
      </w:r>
      <w:r w:rsidR="00034B85">
        <w:br w:type="page"/>
      </w:r>
    </w:p>
    <w:p w:rsidR="00034B85" w:rsidRDefault="00693354">
      <w:r>
        <w:rPr>
          <w:noProof/>
          <w:lang w:bidi="ar-SA"/>
        </w:rPr>
        <w:lastRenderedPageBreak/>
        <w:pict>
          <v:shape id="_x0000_s1084" type="#_x0000_t202" style="position:absolute;left:0;text-align:left;margin-left:-64.55pt;margin-top:-65.2pt;width:586.2pt;height:776.35pt;z-index:251706368" stroked="f">
            <v:textbox>
              <w:txbxContent>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.navbar li{</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float:left;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list-style: none; </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margin: 13px 20px;</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.navbar li a{</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padding: 3px 3px;</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text-decoration: none;</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color: white;</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.navbar li a:hover{</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color: red</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.search{</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float: right;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color: white;</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padding: 12px 75px;</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.navbar input{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border: 2px solid black;</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border-radius: 14px;</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padding: 3px 17px;</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width: 129px;</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head</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body</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header</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 xml:space="preserve">nav </w:t>
                  </w:r>
                  <w:r w:rsidRPr="00004BFF">
                    <w:rPr>
                      <w:rStyle w:val="token"/>
                      <w:rFonts w:ascii="Consolas" w:eastAsiaTheme="majorEastAsia" w:hAnsi="Consolas" w:cs="Consolas"/>
                      <w:color w:val="A6E22E"/>
                      <w:sz w:val="18"/>
                      <w:szCs w:val="22"/>
                    </w:rPr>
                    <w:t>class</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navbar</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ul</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li</w:t>
                  </w:r>
                  <w:r w:rsidRPr="00004BFF">
                    <w:rPr>
                      <w:rStyle w:val="token"/>
                      <w:rFonts w:ascii="Consolas" w:eastAsiaTheme="majorEastAsia" w:hAnsi="Consolas" w:cs="Consolas"/>
                      <w:color w:val="F8F8F2"/>
                      <w:sz w:val="18"/>
                      <w:szCs w:val="22"/>
                    </w:rPr>
                    <w:t>&gt;&lt;</w:t>
                  </w:r>
                  <w:r w:rsidRPr="00004BFF">
                    <w:rPr>
                      <w:rStyle w:val="token"/>
                      <w:rFonts w:ascii="Consolas" w:eastAsiaTheme="majorEastAsia" w:hAnsi="Consolas" w:cs="Consolas"/>
                      <w:color w:val="F92672"/>
                      <w:sz w:val="18"/>
                      <w:szCs w:val="22"/>
                    </w:rPr>
                    <w:t xml:space="preserve">a </w:t>
                  </w:r>
                  <w:r w:rsidRPr="00004BFF">
                    <w:rPr>
                      <w:rStyle w:val="token"/>
                      <w:rFonts w:ascii="Consolas" w:eastAsiaTheme="majorEastAsia" w:hAnsi="Consolas" w:cs="Consolas"/>
                      <w:color w:val="A6E22E"/>
                      <w:sz w:val="18"/>
                      <w:szCs w:val="22"/>
                    </w:rPr>
                    <w:t>href</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w:t>
                  </w:r>
                  <w:r w:rsidRPr="00004BFF">
                    <w:rPr>
                      <w:rStyle w:val="token"/>
                      <w:rFonts w:ascii="Consolas" w:eastAsiaTheme="majorEastAsia" w:hAnsi="Consolas" w:cs="Consolas"/>
                      <w:color w:val="F8F8F2"/>
                      <w:sz w:val="18"/>
                      <w:szCs w:val="22"/>
                    </w:rPr>
                    <w:t>"&gt;</w:t>
                  </w:r>
                  <w:r w:rsidRPr="00004BFF">
                    <w:rPr>
                      <w:rStyle w:val="HTMLCode"/>
                      <w:rFonts w:ascii="Consolas" w:eastAsiaTheme="majorEastAsia" w:hAnsi="Consolas" w:cs="Consolas"/>
                      <w:color w:val="F8F8F2"/>
                      <w:sz w:val="18"/>
                      <w:szCs w:val="22"/>
                    </w:rPr>
                    <w:t>Home</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a</w:t>
                  </w:r>
                  <w:r w:rsidRPr="00004BFF">
                    <w:rPr>
                      <w:rStyle w:val="token"/>
                      <w:rFonts w:ascii="Consolas" w:eastAsiaTheme="majorEastAsia" w:hAnsi="Consolas" w:cs="Consolas"/>
                      <w:color w:val="F8F8F2"/>
                      <w:sz w:val="18"/>
                      <w:szCs w:val="22"/>
                    </w:rPr>
                    <w:t>&gt;&lt;/</w:t>
                  </w:r>
                  <w:r w:rsidRPr="00004BFF">
                    <w:rPr>
                      <w:rStyle w:val="token"/>
                      <w:rFonts w:ascii="Consolas" w:eastAsiaTheme="majorEastAsia" w:hAnsi="Consolas" w:cs="Consolas"/>
                      <w:color w:val="F92672"/>
                      <w:sz w:val="18"/>
                      <w:szCs w:val="22"/>
                    </w:rPr>
                    <w:t>li</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li</w:t>
                  </w:r>
                  <w:r w:rsidRPr="00004BFF">
                    <w:rPr>
                      <w:rStyle w:val="token"/>
                      <w:rFonts w:ascii="Consolas" w:eastAsiaTheme="majorEastAsia" w:hAnsi="Consolas" w:cs="Consolas"/>
                      <w:color w:val="F8F8F2"/>
                      <w:sz w:val="18"/>
                      <w:szCs w:val="22"/>
                    </w:rPr>
                    <w:t>&gt;&lt;</w:t>
                  </w:r>
                  <w:r w:rsidRPr="00004BFF">
                    <w:rPr>
                      <w:rStyle w:val="token"/>
                      <w:rFonts w:ascii="Consolas" w:eastAsiaTheme="majorEastAsia" w:hAnsi="Consolas" w:cs="Consolas"/>
                      <w:color w:val="F92672"/>
                      <w:sz w:val="18"/>
                      <w:szCs w:val="22"/>
                    </w:rPr>
                    <w:t xml:space="preserve">a </w:t>
                  </w:r>
                  <w:r w:rsidRPr="00004BFF">
                    <w:rPr>
                      <w:rStyle w:val="token"/>
                      <w:rFonts w:ascii="Consolas" w:eastAsiaTheme="majorEastAsia" w:hAnsi="Consolas" w:cs="Consolas"/>
                      <w:color w:val="A6E22E"/>
                      <w:sz w:val="18"/>
                      <w:szCs w:val="22"/>
                    </w:rPr>
                    <w:t>href</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w:t>
                  </w:r>
                  <w:r w:rsidRPr="00004BFF">
                    <w:rPr>
                      <w:rStyle w:val="token"/>
                      <w:rFonts w:ascii="Consolas" w:eastAsiaTheme="majorEastAsia" w:hAnsi="Consolas" w:cs="Consolas"/>
                      <w:color w:val="F8F8F2"/>
                      <w:sz w:val="18"/>
                      <w:szCs w:val="22"/>
                    </w:rPr>
                    <w:t>"&gt;</w:t>
                  </w:r>
                  <w:r w:rsidRPr="00004BFF">
                    <w:rPr>
                      <w:rStyle w:val="HTMLCode"/>
                      <w:rFonts w:ascii="Consolas" w:eastAsiaTheme="majorEastAsia" w:hAnsi="Consolas" w:cs="Consolas"/>
                      <w:color w:val="F8F8F2"/>
                      <w:sz w:val="18"/>
                      <w:szCs w:val="22"/>
                    </w:rPr>
                    <w:t>About</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a</w:t>
                  </w:r>
                  <w:r w:rsidRPr="00004BFF">
                    <w:rPr>
                      <w:rStyle w:val="token"/>
                      <w:rFonts w:ascii="Consolas" w:eastAsiaTheme="majorEastAsia" w:hAnsi="Consolas" w:cs="Consolas"/>
                      <w:color w:val="F8F8F2"/>
                      <w:sz w:val="18"/>
                      <w:szCs w:val="22"/>
                    </w:rPr>
                    <w:t>&gt;&lt;/</w:t>
                  </w:r>
                  <w:r w:rsidRPr="00004BFF">
                    <w:rPr>
                      <w:rStyle w:val="token"/>
                      <w:rFonts w:ascii="Consolas" w:eastAsiaTheme="majorEastAsia" w:hAnsi="Consolas" w:cs="Consolas"/>
                      <w:color w:val="F92672"/>
                      <w:sz w:val="18"/>
                      <w:szCs w:val="22"/>
                    </w:rPr>
                    <w:t>li</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li</w:t>
                  </w:r>
                  <w:r w:rsidRPr="00004BFF">
                    <w:rPr>
                      <w:rStyle w:val="token"/>
                      <w:rFonts w:ascii="Consolas" w:eastAsiaTheme="majorEastAsia" w:hAnsi="Consolas" w:cs="Consolas"/>
                      <w:color w:val="F8F8F2"/>
                      <w:sz w:val="18"/>
                      <w:szCs w:val="22"/>
                    </w:rPr>
                    <w:t>&gt;&lt;</w:t>
                  </w:r>
                  <w:r w:rsidRPr="00004BFF">
                    <w:rPr>
                      <w:rStyle w:val="token"/>
                      <w:rFonts w:ascii="Consolas" w:eastAsiaTheme="majorEastAsia" w:hAnsi="Consolas" w:cs="Consolas"/>
                      <w:color w:val="F92672"/>
                      <w:sz w:val="18"/>
                      <w:szCs w:val="22"/>
                    </w:rPr>
                    <w:t xml:space="preserve">a </w:t>
                  </w:r>
                  <w:r w:rsidRPr="00004BFF">
                    <w:rPr>
                      <w:rStyle w:val="token"/>
                      <w:rFonts w:ascii="Consolas" w:eastAsiaTheme="majorEastAsia" w:hAnsi="Consolas" w:cs="Consolas"/>
                      <w:color w:val="A6E22E"/>
                      <w:sz w:val="18"/>
                      <w:szCs w:val="22"/>
                    </w:rPr>
                    <w:t>href</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w:t>
                  </w:r>
                  <w:r w:rsidRPr="00004BFF">
                    <w:rPr>
                      <w:rStyle w:val="token"/>
                      <w:rFonts w:ascii="Consolas" w:eastAsiaTheme="majorEastAsia" w:hAnsi="Consolas" w:cs="Consolas"/>
                      <w:color w:val="F8F8F2"/>
                      <w:sz w:val="18"/>
                      <w:szCs w:val="22"/>
                    </w:rPr>
                    <w:t>"&gt;</w:t>
                  </w:r>
                  <w:r w:rsidRPr="00004BFF">
                    <w:rPr>
                      <w:rStyle w:val="HTMLCode"/>
                      <w:rFonts w:ascii="Consolas" w:eastAsiaTheme="majorEastAsia" w:hAnsi="Consolas" w:cs="Consolas"/>
                      <w:color w:val="F8F8F2"/>
                      <w:sz w:val="18"/>
                      <w:szCs w:val="22"/>
                    </w:rPr>
                    <w:t>Services</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a</w:t>
                  </w:r>
                  <w:r w:rsidRPr="00004BFF">
                    <w:rPr>
                      <w:rStyle w:val="token"/>
                      <w:rFonts w:ascii="Consolas" w:eastAsiaTheme="majorEastAsia" w:hAnsi="Consolas" w:cs="Consolas"/>
                      <w:color w:val="F8F8F2"/>
                      <w:sz w:val="18"/>
                      <w:szCs w:val="22"/>
                    </w:rPr>
                    <w:t>&gt;&lt;/</w:t>
                  </w:r>
                  <w:r w:rsidRPr="00004BFF">
                    <w:rPr>
                      <w:rStyle w:val="token"/>
                      <w:rFonts w:ascii="Consolas" w:eastAsiaTheme="majorEastAsia" w:hAnsi="Consolas" w:cs="Consolas"/>
                      <w:color w:val="F92672"/>
                      <w:sz w:val="18"/>
                      <w:szCs w:val="22"/>
                    </w:rPr>
                    <w:t>li</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li</w:t>
                  </w:r>
                  <w:r w:rsidRPr="00004BFF">
                    <w:rPr>
                      <w:rStyle w:val="token"/>
                      <w:rFonts w:ascii="Consolas" w:eastAsiaTheme="majorEastAsia" w:hAnsi="Consolas" w:cs="Consolas"/>
                      <w:color w:val="F8F8F2"/>
                      <w:sz w:val="18"/>
                      <w:szCs w:val="22"/>
                    </w:rPr>
                    <w:t>&gt;&lt;</w:t>
                  </w:r>
                  <w:r w:rsidRPr="00004BFF">
                    <w:rPr>
                      <w:rStyle w:val="token"/>
                      <w:rFonts w:ascii="Consolas" w:eastAsiaTheme="majorEastAsia" w:hAnsi="Consolas" w:cs="Consolas"/>
                      <w:color w:val="F92672"/>
                      <w:sz w:val="18"/>
                      <w:szCs w:val="22"/>
                    </w:rPr>
                    <w:t xml:space="preserve">a </w:t>
                  </w:r>
                  <w:r w:rsidRPr="00004BFF">
                    <w:rPr>
                      <w:rStyle w:val="token"/>
                      <w:rFonts w:ascii="Consolas" w:eastAsiaTheme="majorEastAsia" w:hAnsi="Consolas" w:cs="Consolas"/>
                      <w:color w:val="A6E22E"/>
                      <w:sz w:val="18"/>
                      <w:szCs w:val="22"/>
                    </w:rPr>
                    <w:t>href</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w:t>
                  </w:r>
                  <w:r w:rsidRPr="00004BFF">
                    <w:rPr>
                      <w:rStyle w:val="token"/>
                      <w:rFonts w:ascii="Consolas" w:eastAsiaTheme="majorEastAsia" w:hAnsi="Consolas" w:cs="Consolas"/>
                      <w:color w:val="F8F8F2"/>
                      <w:sz w:val="18"/>
                      <w:szCs w:val="22"/>
                    </w:rPr>
                    <w:t>"&gt;</w:t>
                  </w:r>
                  <w:r w:rsidRPr="00004BFF">
                    <w:rPr>
                      <w:rStyle w:val="HTMLCode"/>
                      <w:rFonts w:ascii="Consolas" w:eastAsiaTheme="majorEastAsia" w:hAnsi="Consolas" w:cs="Consolas"/>
                      <w:color w:val="F8F8F2"/>
                      <w:sz w:val="18"/>
                      <w:szCs w:val="22"/>
                    </w:rPr>
                    <w:t>Contact us</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a</w:t>
                  </w:r>
                  <w:r w:rsidRPr="00004BFF">
                    <w:rPr>
                      <w:rStyle w:val="token"/>
                      <w:rFonts w:ascii="Consolas" w:eastAsiaTheme="majorEastAsia" w:hAnsi="Consolas" w:cs="Consolas"/>
                      <w:color w:val="F8F8F2"/>
                      <w:sz w:val="18"/>
                      <w:szCs w:val="22"/>
                    </w:rPr>
                    <w:t>&gt;&lt;/</w:t>
                  </w:r>
                  <w:r w:rsidRPr="00004BFF">
                    <w:rPr>
                      <w:rStyle w:val="token"/>
                      <w:rFonts w:ascii="Consolas" w:eastAsiaTheme="majorEastAsia" w:hAnsi="Consolas" w:cs="Consolas"/>
                      <w:color w:val="F92672"/>
                      <w:sz w:val="18"/>
                      <w:szCs w:val="22"/>
                    </w:rPr>
                    <w:t>li</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 xml:space="preserve">div </w:t>
                  </w:r>
                  <w:r w:rsidRPr="00004BFF">
                    <w:rPr>
                      <w:rStyle w:val="token"/>
                      <w:rFonts w:ascii="Consolas" w:eastAsiaTheme="majorEastAsia" w:hAnsi="Consolas" w:cs="Consolas"/>
                      <w:color w:val="A6E22E"/>
                      <w:sz w:val="18"/>
                      <w:szCs w:val="22"/>
                    </w:rPr>
                    <w:t>class</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search</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 xml:space="preserve">input </w:t>
                  </w:r>
                  <w:r w:rsidRPr="00004BFF">
                    <w:rPr>
                      <w:rStyle w:val="token"/>
                      <w:rFonts w:ascii="Consolas" w:eastAsiaTheme="majorEastAsia" w:hAnsi="Consolas" w:cs="Consolas"/>
                      <w:color w:val="A6E22E"/>
                      <w:sz w:val="18"/>
                      <w:szCs w:val="22"/>
                    </w:rPr>
                    <w:t>type</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text</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F92672"/>
                      <w:sz w:val="18"/>
                      <w:szCs w:val="22"/>
                    </w:rPr>
                    <w:t xml:space="preserve"> </w:t>
                  </w:r>
                  <w:r w:rsidRPr="00004BFF">
                    <w:rPr>
                      <w:rStyle w:val="token"/>
                      <w:rFonts w:ascii="Consolas" w:eastAsiaTheme="majorEastAsia" w:hAnsi="Consolas" w:cs="Consolas"/>
                      <w:color w:val="A6E22E"/>
                      <w:sz w:val="18"/>
                      <w:szCs w:val="22"/>
                    </w:rPr>
                    <w:t>name</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search</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F92672"/>
                      <w:sz w:val="18"/>
                      <w:szCs w:val="22"/>
                    </w:rPr>
                    <w:t xml:space="preserve"> </w:t>
                  </w:r>
                  <w:r w:rsidRPr="00004BFF">
                    <w:rPr>
                      <w:rStyle w:val="token"/>
                      <w:rFonts w:ascii="Consolas" w:eastAsiaTheme="majorEastAsia" w:hAnsi="Consolas" w:cs="Consolas"/>
                      <w:color w:val="A6E22E"/>
                      <w:sz w:val="18"/>
                      <w:szCs w:val="22"/>
                    </w:rPr>
                    <w:t>id</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search</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F92672"/>
                      <w:sz w:val="18"/>
                      <w:szCs w:val="22"/>
                    </w:rPr>
                    <w:t xml:space="preserve"> </w:t>
                  </w:r>
                  <w:r w:rsidRPr="00004BFF">
                    <w:rPr>
                      <w:rStyle w:val="token"/>
                      <w:rFonts w:ascii="Consolas" w:eastAsiaTheme="majorEastAsia" w:hAnsi="Consolas" w:cs="Consolas"/>
                      <w:color w:val="A6E22E"/>
                      <w:sz w:val="18"/>
                      <w:szCs w:val="22"/>
                    </w:rPr>
                    <w:t>placeholder</w:t>
                  </w:r>
                  <w:r w:rsidRPr="00004BFF">
                    <w:rPr>
                      <w:rStyle w:val="token"/>
                      <w:rFonts w:ascii="Consolas" w:eastAsiaTheme="majorEastAsia" w:hAnsi="Consolas" w:cs="Consolas"/>
                      <w:color w:val="F8F8F2"/>
                      <w:sz w:val="18"/>
                      <w:szCs w:val="22"/>
                    </w:rPr>
                    <w:t>="</w:t>
                  </w:r>
                  <w:r w:rsidRPr="00004BFF">
                    <w:rPr>
                      <w:rStyle w:val="token"/>
                      <w:rFonts w:ascii="Consolas" w:eastAsiaTheme="majorEastAsia" w:hAnsi="Consolas" w:cs="Consolas"/>
                      <w:color w:val="E6DB74"/>
                      <w:sz w:val="18"/>
                      <w:szCs w:val="22"/>
                    </w:rPr>
                    <w:t>Search this website</w:t>
                  </w:r>
                  <w:r w:rsidRPr="00004BFF">
                    <w:rPr>
                      <w:rStyle w:val="token"/>
                      <w:rFonts w:ascii="Consolas" w:eastAsiaTheme="majorEastAsia" w:hAnsi="Consolas" w:cs="Consolas"/>
                      <w:color w:val="F8F8F2"/>
                      <w:sz w:val="18"/>
                      <w:szCs w:val="22"/>
                    </w:rPr>
                    <w:t>"&gt;</w:t>
                  </w:r>
                </w:p>
                <w:p w:rsidR="00823246" w:rsidRPr="00004BFF" w:rsidRDefault="00823246" w:rsidP="00004BFF">
                  <w:pPr>
                    <w:pStyle w:val="HTMLPreformatted"/>
                    <w:shd w:val="clear" w:color="auto" w:fill="272822"/>
                    <w:spacing w:before="120" w:after="120"/>
                    <w:rPr>
                      <w:rStyle w:val="HTMLCode"/>
                      <w:rFonts w:ascii="Consolas" w:eastAsiaTheme="majorEastAsia" w:hAnsi="Consolas" w:cs="Consolas"/>
                      <w:color w:val="F8F8F2"/>
                      <w:sz w:val="18"/>
                      <w:szCs w:val="22"/>
                    </w:rPr>
                  </w:pPr>
                  <w:r w:rsidRPr="00004BFF">
                    <w:rPr>
                      <w:rStyle w:val="HTMLCode"/>
                      <w:rFonts w:ascii="Consolas" w:eastAsiaTheme="majorEastAsia" w:hAnsi="Consolas" w:cs="Consolas"/>
                      <w:color w:val="F8F8F2"/>
                      <w:sz w:val="18"/>
                      <w:szCs w:val="22"/>
                    </w:rPr>
                    <w:t xml:space="preserve">                </w:t>
                  </w:r>
                  <w:r w:rsidRPr="00004BFF">
                    <w:rPr>
                      <w:rStyle w:val="token"/>
                      <w:rFonts w:ascii="Consolas" w:eastAsiaTheme="majorEastAsia" w:hAnsi="Consolas" w:cs="Consolas"/>
                      <w:color w:val="F8F8F2"/>
                      <w:sz w:val="18"/>
                      <w:szCs w:val="22"/>
                    </w:rPr>
                    <w:t>&lt;/</w:t>
                  </w:r>
                  <w:r w:rsidRPr="00004BFF">
                    <w:rPr>
                      <w:rStyle w:val="token"/>
                      <w:rFonts w:ascii="Consolas" w:eastAsiaTheme="majorEastAsia" w:hAnsi="Consolas" w:cs="Consolas"/>
                      <w:color w:val="F92672"/>
                      <w:sz w:val="18"/>
                      <w:szCs w:val="22"/>
                    </w:rPr>
                    <w:t>div</w:t>
                  </w:r>
                  <w:r w:rsidRPr="00004BFF">
                    <w:rPr>
                      <w:rStyle w:val="token"/>
                      <w:rFonts w:ascii="Consolas" w:eastAsiaTheme="majorEastAsia" w:hAnsi="Consolas" w:cs="Consolas"/>
                      <w:color w:val="F8F8F2"/>
                      <w:sz w:val="18"/>
                      <w:szCs w:val="22"/>
                    </w:rPr>
                    <w:t>&gt;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ul</w:t>
                  </w:r>
                  <w:r>
                    <w:rPr>
                      <w:rStyle w:val="token"/>
                      <w:rFonts w:ascii="Consolas" w:eastAsiaTheme="majorEastAsia" w:hAnsi="Consolas" w:cs="Consolas"/>
                      <w:color w:val="F8F8F2"/>
                      <w:sz w:val="22"/>
                      <w:szCs w:val="22"/>
                    </w:rPr>
                    <w:t>&gt;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nav</w:t>
                  </w:r>
                  <w:r>
                    <w:rPr>
                      <w:rStyle w:val="token"/>
                      <w:rFonts w:ascii="Consolas" w:eastAsiaTheme="majorEastAsia" w:hAnsi="Consolas" w:cs="Consolas"/>
                      <w:color w:val="F8F8F2"/>
                      <w:sz w:val="22"/>
                      <w:szCs w:val="22"/>
                    </w:rPr>
                    <w:t>&gt;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header</w:t>
                  </w:r>
                  <w:r>
                    <w:rPr>
                      <w:rStyle w:val="token"/>
                      <w:rFonts w:ascii="Consolas" w:eastAsiaTheme="majorEastAsia" w:hAnsi="Consolas" w:cs="Consolas"/>
                      <w:color w:val="F8F8F2"/>
                      <w:sz w:val="22"/>
                      <w:szCs w:val="22"/>
                    </w:rPr>
                    <w:t>&gt;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body</w:t>
                  </w:r>
                  <w:r>
                    <w:rPr>
                      <w:rStyle w:val="token"/>
                      <w:rFonts w:ascii="Consolas" w:eastAsiaTheme="majorEastAsia" w:hAnsi="Consolas" w:cs="Consolas"/>
                      <w:color w:val="F8F8F2"/>
                      <w:sz w:val="22"/>
                      <w:szCs w:val="22"/>
                    </w:rPr>
                    <w:t>&gt;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004BFF">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html</w:t>
                  </w:r>
                  <w:r>
                    <w:rPr>
                      <w:rStyle w:val="token"/>
                      <w:rFonts w:ascii="Consolas" w:eastAsiaTheme="majorEastAsia" w:hAnsi="Consolas" w:cs="Consolas"/>
                      <w:color w:val="F8F8F2"/>
                      <w:sz w:val="22"/>
                      <w:szCs w:val="22"/>
                    </w:rPr>
                    <w:t>&gt;</w:t>
                  </w:r>
                </w:p>
                <w:p w:rsidR="00823246" w:rsidRDefault="00823246"/>
              </w:txbxContent>
            </v:textbox>
          </v:shape>
        </w:pict>
      </w:r>
    </w:p>
    <w:p w:rsidR="00034B85" w:rsidRDefault="00034B85">
      <w:r>
        <w:br w:type="page"/>
      </w:r>
    </w:p>
    <w:p w:rsidR="00034B85" w:rsidRDefault="00693354">
      <w:r>
        <w:rPr>
          <w:noProof/>
          <w:lang w:bidi="ar-SA"/>
        </w:rPr>
        <w:lastRenderedPageBreak/>
        <w:pict>
          <v:shape id="_x0000_s1085" type="#_x0000_t202" style="position:absolute;left:0;text-align:left;margin-left:-65.9pt;margin-top:-67.25pt;width:597.05pt;height:766.85pt;z-index:251707392" stroked="f">
            <v:textbox>
              <w:txbxContent>
                <w:p w:rsidR="00823246" w:rsidRDefault="00823246" w:rsidP="00004BFF">
                  <w:pPr>
                    <w:pStyle w:val="Heading3"/>
                    <w:shd w:val="clear" w:color="auto" w:fill="F8F9FA"/>
                    <w:rPr>
                      <w:rFonts w:ascii="Segoe UI" w:hAnsi="Segoe UI" w:cs="Segoe UI"/>
                      <w:bCs w:val="0"/>
                      <w:color w:val="212529"/>
                      <w:sz w:val="36"/>
                    </w:rPr>
                  </w:pPr>
                  <w:r w:rsidRPr="00004BFF">
                    <w:rPr>
                      <w:rFonts w:ascii="Segoe UI" w:hAnsi="Segoe UI" w:cs="Segoe UI"/>
                      <w:bCs w:val="0"/>
                      <w:color w:val="212529"/>
                      <w:sz w:val="36"/>
                    </w:rPr>
                    <w:t>CSS Display Property | Web Development </w:t>
                  </w:r>
                </w:p>
                <w:p w:rsidR="00823246" w:rsidRPr="00004BFF" w:rsidRDefault="00823246" w:rsidP="00004BFF">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004BFF">
                    <w:rPr>
                      <w:rFonts w:ascii="Helvetica" w:eastAsia="Times New Roman" w:hAnsi="Helvetica" w:cs="Helvetica"/>
                      <w:color w:val="212529"/>
                      <w:sz w:val="25"/>
                      <w:szCs w:val="25"/>
                      <w:vertAlign w:val="baseline"/>
                      <w:lang w:bidi="ar-SA"/>
                    </w:rPr>
                    <w:t>In this tutorial, we are going to learn about </w:t>
                  </w:r>
                  <w:r w:rsidRPr="00004BFF">
                    <w:rPr>
                      <w:rFonts w:ascii="Helvetica" w:eastAsia="Times New Roman" w:hAnsi="Helvetica" w:cs="Helvetica"/>
                      <w:b/>
                      <w:bCs/>
                      <w:color w:val="212529"/>
                      <w:sz w:val="25"/>
                      <w:vertAlign w:val="baseline"/>
                      <w:lang w:bidi="ar-SA"/>
                    </w:rPr>
                    <w:t>CSS Display Property. </w:t>
                  </w:r>
                  <w:r w:rsidRPr="00004BFF">
                    <w:rPr>
                      <w:rFonts w:ascii="Helvetica" w:eastAsia="Times New Roman" w:hAnsi="Helvetica" w:cs="Helvetica"/>
                      <w:color w:val="212529"/>
                      <w:sz w:val="25"/>
                      <w:szCs w:val="25"/>
                      <w:vertAlign w:val="baseline"/>
                      <w:lang w:bidi="ar-SA"/>
                    </w:rPr>
                    <w:t>The </w:t>
                  </w:r>
                  <w:r w:rsidRPr="00004BFF">
                    <w:rPr>
                      <w:rFonts w:ascii="Helvetica" w:eastAsia="Times New Roman" w:hAnsi="Helvetica" w:cs="Helvetica"/>
                      <w:i/>
                      <w:iCs/>
                      <w:color w:val="212529"/>
                      <w:sz w:val="25"/>
                      <w:vertAlign w:val="baseline"/>
                      <w:lang w:bidi="ar-SA"/>
                    </w:rPr>
                    <w:t>display </w:t>
                  </w:r>
                  <w:r w:rsidRPr="00004BFF">
                    <w:rPr>
                      <w:rFonts w:ascii="Helvetica" w:eastAsia="Times New Roman" w:hAnsi="Helvetica" w:cs="Helvetica"/>
                      <w:color w:val="212529"/>
                      <w:sz w:val="25"/>
                      <w:szCs w:val="25"/>
                      <w:vertAlign w:val="baseline"/>
                      <w:lang w:bidi="ar-SA"/>
                    </w:rPr>
                    <w:t>CSS property sets whether an element is treated as a </w:t>
                  </w:r>
                  <w:r w:rsidRPr="00004BFF">
                    <w:rPr>
                      <w:rFonts w:ascii="Helvetica" w:eastAsia="Times New Roman" w:hAnsi="Helvetica" w:cs="Helvetica"/>
                      <w:i/>
                      <w:iCs/>
                      <w:color w:val="212529"/>
                      <w:sz w:val="25"/>
                      <w:vertAlign w:val="baseline"/>
                      <w:lang w:bidi="ar-SA"/>
                    </w:rPr>
                    <w:t>block </w:t>
                  </w:r>
                  <w:r w:rsidRPr="00004BFF">
                    <w:rPr>
                      <w:rFonts w:ascii="Helvetica" w:eastAsia="Times New Roman" w:hAnsi="Helvetica" w:cs="Helvetica"/>
                      <w:color w:val="212529"/>
                      <w:sz w:val="25"/>
                      <w:szCs w:val="25"/>
                      <w:vertAlign w:val="baseline"/>
                      <w:lang w:bidi="ar-SA"/>
                    </w:rPr>
                    <w:t>or </w:t>
                  </w:r>
                  <w:r w:rsidRPr="00004BFF">
                    <w:rPr>
                      <w:rFonts w:ascii="Helvetica" w:eastAsia="Times New Roman" w:hAnsi="Helvetica" w:cs="Helvetica"/>
                      <w:i/>
                      <w:iCs/>
                      <w:color w:val="212529"/>
                      <w:sz w:val="25"/>
                      <w:vertAlign w:val="baseline"/>
                      <w:lang w:bidi="ar-SA"/>
                    </w:rPr>
                    <w:t>inline </w:t>
                  </w:r>
                  <w:r w:rsidRPr="00004BFF">
                    <w:rPr>
                      <w:rFonts w:ascii="Helvetica" w:eastAsia="Times New Roman" w:hAnsi="Helvetica" w:cs="Helvetica"/>
                      <w:color w:val="212529"/>
                      <w:sz w:val="25"/>
                      <w:szCs w:val="25"/>
                      <w:vertAlign w:val="baseline"/>
                      <w:lang w:bidi="ar-SA"/>
                    </w:rPr>
                    <w:t>element and the layout used for its children, such as </w:t>
                  </w:r>
                  <w:r w:rsidRPr="00004BFF">
                    <w:rPr>
                      <w:rFonts w:ascii="Helvetica" w:eastAsia="Times New Roman" w:hAnsi="Helvetica" w:cs="Helvetica"/>
                      <w:i/>
                      <w:iCs/>
                      <w:color w:val="212529"/>
                      <w:sz w:val="25"/>
                      <w:vertAlign w:val="baseline"/>
                      <w:lang w:bidi="ar-SA"/>
                    </w:rPr>
                    <w:t>flow layout, grid</w:t>
                  </w:r>
                  <w:r w:rsidRPr="00004BFF">
                    <w:rPr>
                      <w:rFonts w:ascii="Helvetica" w:eastAsia="Times New Roman" w:hAnsi="Helvetica" w:cs="Helvetica"/>
                      <w:color w:val="212529"/>
                      <w:sz w:val="25"/>
                      <w:szCs w:val="25"/>
                      <w:vertAlign w:val="baseline"/>
                      <w:lang w:bidi="ar-SA"/>
                    </w:rPr>
                    <w:t> or </w:t>
                  </w:r>
                  <w:r w:rsidRPr="00004BFF">
                    <w:rPr>
                      <w:rFonts w:ascii="Helvetica" w:eastAsia="Times New Roman" w:hAnsi="Helvetica" w:cs="Helvetica"/>
                      <w:i/>
                      <w:iCs/>
                      <w:color w:val="212529"/>
                      <w:sz w:val="25"/>
                      <w:vertAlign w:val="baseline"/>
                      <w:lang w:bidi="ar-SA"/>
                    </w:rPr>
                    <w:t>flex.</w:t>
                  </w:r>
                </w:p>
                <w:p w:rsidR="00823246" w:rsidRPr="00004BFF" w:rsidRDefault="00823246" w:rsidP="00004BFF">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004BFF">
                    <w:rPr>
                      <w:rFonts w:ascii="Helvetica" w:eastAsia="Times New Roman" w:hAnsi="Helvetica" w:cs="Helvetica"/>
                      <w:color w:val="212529"/>
                      <w:sz w:val="25"/>
                      <w:szCs w:val="25"/>
                      <w:vertAlign w:val="baseline"/>
                      <w:lang w:bidi="ar-SA"/>
                    </w:rPr>
                    <w:t>We will start by making a new file as </w:t>
                  </w:r>
                  <w:r w:rsidRPr="00004BFF">
                    <w:rPr>
                      <w:rFonts w:ascii="Helvetica" w:eastAsia="Times New Roman" w:hAnsi="Helvetica" w:cs="Helvetica"/>
                      <w:i/>
                      <w:iCs/>
                      <w:color w:val="212529"/>
                      <w:sz w:val="25"/>
                      <w:vertAlign w:val="baseline"/>
                      <w:lang w:bidi="ar-SA"/>
                    </w:rPr>
                    <w:t> </w:t>
                  </w:r>
                  <w:r w:rsidRPr="00004BFF">
                    <w:rPr>
                      <w:rFonts w:ascii="Helvetica" w:eastAsia="Times New Roman" w:hAnsi="Helvetica" w:cs="Helvetica"/>
                      <w:color w:val="212529"/>
                      <w:sz w:val="25"/>
                      <w:szCs w:val="25"/>
                      <w:vertAlign w:val="baseline"/>
                      <w:lang w:bidi="ar-SA"/>
                    </w:rPr>
                    <w:t>and adding a boilerplate as usual. Give the title as </w:t>
                  </w:r>
                  <w:r w:rsidRPr="00004BFF">
                    <w:rPr>
                      <w:rFonts w:ascii="Helvetica" w:eastAsia="Times New Roman" w:hAnsi="Helvetica" w:cs="Helvetica"/>
                      <w:b/>
                      <w:bCs/>
                      <w:color w:val="212529"/>
                      <w:sz w:val="25"/>
                      <w:vertAlign w:val="baseline"/>
                      <w:lang w:bidi="ar-SA"/>
                    </w:rPr>
                    <w:t>CSS Display Property</w:t>
                  </w:r>
                  <w:r w:rsidRPr="00004BFF">
                    <w:rPr>
                      <w:rFonts w:ascii="Helvetica" w:eastAsia="Times New Roman" w:hAnsi="Helvetica" w:cs="Helvetica"/>
                      <w:color w:val="212529"/>
                      <w:sz w:val="25"/>
                      <w:szCs w:val="25"/>
                      <w:vertAlign w:val="baseline"/>
                      <w:lang w:bidi="ar-SA"/>
                    </w:rPr>
                    <w:t> in the &lt;title&gt; tag. We will then add an image or logo and the h3 heading, in the header section with the class as “top”.</w:t>
                  </w:r>
                </w:p>
                <w:p w:rsidR="00823246" w:rsidRDefault="00823246" w:rsidP="00004BFF">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004BFF">
                    <w:rPr>
                      <w:rFonts w:ascii="Helvetica" w:eastAsia="Times New Roman" w:hAnsi="Helvetica" w:cs="Helvetica"/>
                      <w:color w:val="212529"/>
                      <w:sz w:val="25"/>
                      <w:szCs w:val="25"/>
                      <w:vertAlign w:val="baseline"/>
                      <w:lang w:bidi="ar-SA"/>
                    </w:rPr>
                    <w:t>Let us style the image and heading with some CSS-</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img</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margin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auto</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display</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block</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34px</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A6E22E"/>
                      <w:sz w:val="22"/>
                      <w:szCs w:val="22"/>
                    </w:rPr>
                    <w:t>h3</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text-align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center</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font-family</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'Segoe UI',</w:t>
                  </w:r>
                  <w:r>
                    <w:rPr>
                      <w:rStyle w:val="HTMLCode"/>
                      <w:rFonts w:ascii="Consolas" w:eastAsiaTheme="majorEastAsia" w:hAnsi="Consolas" w:cs="Consolas"/>
                      <w:color w:val="F8F8F2"/>
                      <w:sz w:val="22"/>
                      <w:szCs w:val="22"/>
                    </w:rPr>
                    <w:t xml:space="preserve"> Tahoma</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Geneva</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Verdana</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sans-serif</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margin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0px</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Pr="00004BFF" w:rsidRDefault="00823246" w:rsidP="00004BFF">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p>
                <w:p w:rsidR="00823246" w:rsidRDefault="00823246" w:rsidP="00004BFF">
                  <w:pPr>
                    <w:spacing w:line="240" w:lineRule="auto"/>
                    <w:rPr>
                      <w:rFonts w:ascii="Helvetica" w:hAnsi="Helvetica" w:cs="Helvetica"/>
                      <w:color w:val="212529"/>
                      <w:sz w:val="25"/>
                      <w:szCs w:val="25"/>
                      <w:shd w:val="clear" w:color="auto" w:fill="F8F9FA"/>
                    </w:rPr>
                  </w:pPr>
                  <w:r w:rsidRPr="00004BFF">
                    <w:rPr>
                      <w:rFonts w:ascii="Helvetica" w:hAnsi="Helvetica" w:cs="Helvetica"/>
                      <w:color w:val="212529"/>
                      <w:sz w:val="25"/>
                      <w:szCs w:val="25"/>
                      <w:shd w:val="clear" w:color="auto" w:fill="F8F9FA"/>
                    </w:rPr>
                    <w:t>By inspecting both the elements in the Chrome browser, we see that the </w:t>
                  </w:r>
                  <w:r w:rsidRPr="00004BFF">
                    <w:rPr>
                      <w:rFonts w:ascii="Helvetica" w:hAnsi="Helvetica" w:cs="Helvetica"/>
                      <w:b/>
                      <w:bCs/>
                      <w:color w:val="212529"/>
                      <w:sz w:val="25"/>
                    </w:rPr>
                    <w:t>image </w:t>
                  </w:r>
                  <w:r w:rsidRPr="00004BFF">
                    <w:rPr>
                      <w:rFonts w:ascii="Helvetica" w:hAnsi="Helvetica" w:cs="Helvetica"/>
                      <w:color w:val="212529"/>
                      <w:sz w:val="25"/>
                      <w:szCs w:val="25"/>
                      <w:shd w:val="clear" w:color="auto" w:fill="F8F9FA"/>
                    </w:rPr>
                    <w:t>is an </w:t>
                  </w:r>
                  <w:r w:rsidRPr="00004BFF">
                    <w:rPr>
                      <w:rFonts w:ascii="Helvetica" w:hAnsi="Helvetica" w:cs="Helvetica"/>
                      <w:i/>
                      <w:iCs/>
                      <w:color w:val="212529"/>
                      <w:sz w:val="25"/>
                    </w:rPr>
                    <w:t>inline </w:t>
                  </w:r>
                  <w:r w:rsidRPr="00004BFF">
                    <w:rPr>
                      <w:rFonts w:ascii="Helvetica" w:hAnsi="Helvetica" w:cs="Helvetica"/>
                      <w:color w:val="212529"/>
                      <w:sz w:val="25"/>
                      <w:szCs w:val="25"/>
                      <w:shd w:val="clear" w:color="auto" w:fill="F8F9FA"/>
                    </w:rPr>
                    <w:t>element and the </w:t>
                  </w:r>
                  <w:r w:rsidRPr="00004BFF">
                    <w:rPr>
                      <w:rFonts w:ascii="Helvetica" w:hAnsi="Helvetica" w:cs="Helvetica"/>
                      <w:b/>
                      <w:bCs/>
                      <w:color w:val="212529"/>
                      <w:sz w:val="25"/>
                    </w:rPr>
                    <w:t>h3 heading</w:t>
                  </w:r>
                  <w:r w:rsidRPr="00004BFF">
                    <w:rPr>
                      <w:rFonts w:ascii="Helvetica" w:hAnsi="Helvetica" w:cs="Helvetica"/>
                      <w:color w:val="212529"/>
                      <w:sz w:val="25"/>
                      <w:szCs w:val="25"/>
                      <w:shd w:val="clear" w:color="auto" w:fill="F8F9FA"/>
                    </w:rPr>
                    <w:t> is the </w:t>
                  </w:r>
                  <w:r w:rsidRPr="00004BFF">
                    <w:rPr>
                      <w:rFonts w:ascii="Helvetica" w:hAnsi="Helvetica" w:cs="Helvetica"/>
                      <w:i/>
                      <w:iCs/>
                      <w:color w:val="212529"/>
                      <w:sz w:val="25"/>
                    </w:rPr>
                    <w:t>block </w:t>
                  </w:r>
                  <w:r w:rsidRPr="00004BFF">
                    <w:rPr>
                      <w:rFonts w:ascii="Helvetica" w:hAnsi="Helvetica" w:cs="Helvetica"/>
                      <w:color w:val="212529"/>
                      <w:sz w:val="25"/>
                      <w:szCs w:val="25"/>
                      <w:shd w:val="clear" w:color="auto" w:fill="F8F9FA"/>
                    </w:rPr>
                    <w:t>element. Our objective is to bring all the elements to the center of the webpage. We can achieve it by adjusting the </w:t>
                  </w:r>
                  <w:r w:rsidRPr="00004BFF">
                    <w:rPr>
                      <w:rFonts w:ascii="Helvetica" w:hAnsi="Helvetica" w:cs="Helvetica"/>
                      <w:b/>
                      <w:bCs/>
                      <w:color w:val="212529"/>
                      <w:sz w:val="25"/>
                    </w:rPr>
                    <w:t>width</w:t>
                  </w:r>
                  <w:r w:rsidRPr="00004BFF">
                    <w:rPr>
                      <w:rFonts w:ascii="Helvetica" w:hAnsi="Helvetica" w:cs="Helvetica"/>
                      <w:color w:val="212529"/>
                      <w:sz w:val="25"/>
                      <w:szCs w:val="25"/>
                      <w:shd w:val="clear" w:color="auto" w:fill="F8F9FA"/>
                    </w:rPr>
                    <w:t> of the block element i.e. the heading. The respective code of the following is-</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header</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2px solid red</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margin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auto</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1200px</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Pr="00004BFF" w:rsidRDefault="00823246" w:rsidP="00004BFF">
                  <w:pPr>
                    <w:spacing w:line="240" w:lineRule="auto"/>
                  </w:pPr>
                  <w:r w:rsidRPr="00004BFF">
                    <w:rPr>
                      <w:rFonts w:ascii="Helvetica" w:hAnsi="Helvetica" w:cs="Helvetica"/>
                      <w:color w:val="212529"/>
                      <w:sz w:val="25"/>
                      <w:szCs w:val="25"/>
                      <w:shd w:val="clear" w:color="auto" w:fill="F8F9FA"/>
                    </w:rPr>
                    <w:t>The display of “img” is inline and therefore, to make it come to center, we have to set the property </w:t>
                  </w:r>
                  <w:r w:rsidRPr="00004BFF">
                    <w:rPr>
                      <w:rFonts w:ascii="Helvetica" w:hAnsi="Helvetica" w:cs="Helvetica"/>
                      <w:i/>
                      <w:iCs/>
                      <w:color w:val="212529"/>
                      <w:sz w:val="25"/>
                    </w:rPr>
                    <w:t>display</w:t>
                  </w:r>
                  <w:r w:rsidRPr="00004BFF">
                    <w:rPr>
                      <w:rFonts w:ascii="Helvetica" w:hAnsi="Helvetica" w:cs="Helvetica"/>
                      <w:color w:val="212529"/>
                      <w:sz w:val="25"/>
                      <w:szCs w:val="25"/>
                      <w:shd w:val="clear" w:color="auto" w:fill="F8F9FA"/>
                    </w:rPr>
                    <w:t> as </w:t>
                  </w:r>
                  <w:r w:rsidRPr="00004BFF">
                    <w:rPr>
                      <w:rFonts w:ascii="Helvetica" w:hAnsi="Helvetica" w:cs="Helvetica"/>
                      <w:i/>
                      <w:iCs/>
                      <w:color w:val="212529"/>
                      <w:sz w:val="25"/>
                    </w:rPr>
                    <w:t>block</w:t>
                  </w:r>
                  <w:r w:rsidRPr="00004BFF">
                    <w:rPr>
                      <w:rFonts w:ascii="Helvetica" w:hAnsi="Helvetica" w:cs="Helvetica"/>
                      <w:color w:val="212529"/>
                      <w:sz w:val="25"/>
                      <w:szCs w:val="25"/>
                      <w:shd w:val="clear" w:color="auto" w:fill="F8F9FA"/>
                    </w:rPr>
                    <w:t> as follows-</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img</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margin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auto</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display</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block</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34px</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Pr="00004BFF" w:rsidRDefault="00823246">
                  <w:pPr>
                    <w:rPr>
                      <w:b/>
                      <w:sz w:val="32"/>
                    </w:rPr>
                  </w:pPr>
                </w:p>
              </w:txbxContent>
            </v:textbox>
          </v:shape>
        </w:pict>
      </w:r>
    </w:p>
    <w:p w:rsidR="00034B85" w:rsidRDefault="00034B85">
      <w:r>
        <w:br w:type="page"/>
      </w:r>
    </w:p>
    <w:p w:rsidR="00004BFF" w:rsidRDefault="00693354">
      <w:r>
        <w:rPr>
          <w:noProof/>
          <w:lang w:bidi="ar-SA"/>
        </w:rPr>
        <w:lastRenderedPageBreak/>
        <w:pict>
          <v:shape id="_x0000_s1090" type="#_x0000_t202" style="position:absolute;left:0;text-align:left;margin-left:109.35pt;margin-top:8.85pt;width:174.55pt;height:24.45pt;z-index:251710464" stroked="f">
            <v:textbox>
              <w:txbxContent>
                <w:p w:rsidR="00823246" w:rsidRPr="00004BFF" w:rsidRDefault="00823246">
                  <w:pPr>
                    <w:rPr>
                      <w:rFonts w:ascii="Arial Rounded MT Bold" w:hAnsi="Arial Rounded MT Bold"/>
                    </w:rPr>
                  </w:pPr>
                  <w:r w:rsidRPr="00004BFF">
                    <w:rPr>
                      <w:rFonts w:ascii="Arial Rounded MT Bold" w:hAnsi="Arial Rounded MT Bold"/>
                    </w:rPr>
                    <w:t>PARADISE COMPUTER INSTITUTE</w:t>
                  </w:r>
                </w:p>
              </w:txbxContent>
            </v:textbox>
          </v:shape>
        </w:pict>
      </w:r>
      <w:r>
        <w:rPr>
          <w:noProof/>
          <w:lang w:bidi="ar-SA"/>
        </w:rPr>
        <w:pict>
          <v:oval id="_x0000_s1089" style="position:absolute;left:0;text-align:left;margin-left:167.1pt;margin-top:-52.3pt;width:75.4pt;height:53pt;z-index:251709440">
            <v:fill r:id="rId20" o:title="bootstrap-logo-735x380" recolor="t" type="frame"/>
          </v:oval>
        </w:pict>
      </w:r>
      <w:r>
        <w:rPr>
          <w:noProof/>
          <w:lang w:bidi="ar-SA"/>
        </w:rPr>
        <w:pict>
          <v:shape id="_x0000_s1088" type="#_x0000_t202" style="position:absolute;left:0;text-align:left;margin-left:-63.85pt;margin-top:-61.15pt;width:597.05pt;height:768.9pt;z-index:251708416" stroked="f">
            <v:textbox>
              <w:txbxContent>
                <w:p w:rsidR="00823246" w:rsidRDefault="00823246"/>
                <w:p w:rsidR="00823246" w:rsidRDefault="00823246"/>
                <w:p w:rsidR="00823246" w:rsidRDefault="00823246"/>
                <w:p w:rsidR="00823246" w:rsidRPr="00004BFF" w:rsidRDefault="00823246" w:rsidP="00004BFF">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004BFF">
                    <w:rPr>
                      <w:rFonts w:ascii="Helvetica" w:eastAsia="Times New Roman" w:hAnsi="Helvetica" w:cs="Helvetica"/>
                      <w:color w:val="212529"/>
                      <w:sz w:val="25"/>
                      <w:szCs w:val="25"/>
                      <w:vertAlign w:val="baseline"/>
                      <w:lang w:bidi="ar-SA"/>
                    </w:rPr>
                    <w:t>The next problem which arises is that when we stretch the full width of the page, the text in the heading moves towards left. So to move it towards the center, we can set the property of </w:t>
                  </w:r>
                  <w:r w:rsidRPr="00004BFF">
                    <w:rPr>
                      <w:rFonts w:ascii="Helvetica" w:eastAsia="Times New Roman" w:hAnsi="Helvetica" w:cs="Helvetica"/>
                      <w:b/>
                      <w:bCs/>
                      <w:color w:val="212529"/>
                      <w:sz w:val="25"/>
                      <w:vertAlign w:val="baseline"/>
                      <w:lang w:bidi="ar-SA"/>
                    </w:rPr>
                    <w:t>text-alignment</w:t>
                  </w:r>
                  <w:r w:rsidRPr="00004BFF">
                    <w:rPr>
                      <w:rFonts w:ascii="Helvetica" w:eastAsia="Times New Roman" w:hAnsi="Helvetica" w:cs="Helvetica"/>
                      <w:color w:val="212529"/>
                      <w:sz w:val="25"/>
                      <w:szCs w:val="25"/>
                      <w:vertAlign w:val="baseline"/>
                      <w:lang w:bidi="ar-SA"/>
                    </w:rPr>
                    <w:t> as center.</w:t>
                  </w:r>
                  <w:r w:rsidRPr="00004BFF">
                    <w:rPr>
                      <w:rFonts w:ascii="Helvetica" w:eastAsia="Times New Roman" w:hAnsi="Helvetica" w:cs="Helvetica"/>
                      <w:color w:val="212529"/>
                      <w:sz w:val="25"/>
                      <w:szCs w:val="25"/>
                      <w:vertAlign w:val="baseline"/>
                      <w:lang w:bidi="ar-SA"/>
                    </w:rPr>
                    <w:br/>
                  </w:r>
                  <w:r w:rsidRPr="00004BFF">
                    <w:rPr>
                      <w:rFonts w:ascii="Helvetica" w:eastAsia="Times New Roman" w:hAnsi="Helvetica" w:cs="Helvetica"/>
                      <w:b/>
                      <w:bCs/>
                      <w:i/>
                      <w:iCs/>
                      <w:color w:val="212529"/>
                      <w:sz w:val="25"/>
                      <w:vertAlign w:val="baseline"/>
                      <w:lang w:bidi="ar-SA"/>
                    </w:rPr>
                    <w:t>Display inline</w:t>
                  </w:r>
                  <w:r w:rsidRPr="00004BFF">
                    <w:rPr>
                      <w:rFonts w:ascii="Helvetica" w:eastAsia="Times New Roman" w:hAnsi="Helvetica" w:cs="Helvetica"/>
                      <w:color w:val="212529"/>
                      <w:sz w:val="25"/>
                      <w:szCs w:val="25"/>
                      <w:vertAlign w:val="baseline"/>
                      <w:lang w:bidi="ar-SA"/>
                    </w:rPr>
                    <w:t> means it will take the space according to the size of the element. </w:t>
                  </w:r>
                  <w:r w:rsidRPr="00004BFF">
                    <w:rPr>
                      <w:rFonts w:ascii="Helvetica" w:eastAsia="Times New Roman" w:hAnsi="Helvetica" w:cs="Helvetica"/>
                      <w:b/>
                      <w:bCs/>
                      <w:i/>
                      <w:iCs/>
                      <w:color w:val="212529"/>
                      <w:sz w:val="25"/>
                      <w:vertAlign w:val="baseline"/>
                      <w:lang w:bidi="ar-SA"/>
                    </w:rPr>
                    <w:t>Display block</w:t>
                  </w:r>
                  <w:r w:rsidRPr="00004BFF">
                    <w:rPr>
                      <w:rFonts w:ascii="Helvetica" w:eastAsia="Times New Roman" w:hAnsi="Helvetica" w:cs="Helvetica"/>
                      <w:color w:val="212529"/>
                      <w:sz w:val="25"/>
                      <w:szCs w:val="25"/>
                      <w:vertAlign w:val="baseline"/>
                      <w:lang w:bidi="ar-SA"/>
                    </w:rPr>
                    <w:t> means we can set its width and by margin manually.</w:t>
                  </w:r>
                </w:p>
                <w:p w:rsidR="00823246" w:rsidRPr="00004BFF" w:rsidRDefault="00823246" w:rsidP="00004BFF">
                  <w:pPr>
                    <w:shd w:val="clear" w:color="auto" w:fill="F8F9FA"/>
                    <w:spacing w:after="100" w:afterAutospacing="1" w:line="240" w:lineRule="auto"/>
                    <w:ind w:firstLine="0"/>
                    <w:rPr>
                      <w:rFonts w:ascii="Helvetica" w:eastAsia="Times New Roman" w:hAnsi="Helvetica" w:cs="Helvetica"/>
                      <w:color w:val="212529"/>
                      <w:sz w:val="25"/>
                      <w:szCs w:val="25"/>
                      <w:vertAlign w:val="baseline"/>
                      <w:lang w:bidi="ar-SA"/>
                    </w:rPr>
                  </w:pPr>
                  <w:r w:rsidRPr="00004BFF">
                    <w:rPr>
                      <w:rFonts w:ascii="Helvetica" w:eastAsia="Times New Roman" w:hAnsi="Helvetica" w:cs="Helvetica"/>
                      <w:color w:val="212529"/>
                      <w:sz w:val="25"/>
                      <w:szCs w:val="25"/>
                      <w:vertAlign w:val="baseline"/>
                      <w:lang w:bidi="ar-SA"/>
                    </w:rPr>
                    <w:t>Now suppose we want to make an element inline as well as customize its width too, then in that case we can use </w:t>
                  </w:r>
                  <w:r w:rsidRPr="00004BFF">
                    <w:rPr>
                      <w:rFonts w:ascii="Helvetica" w:eastAsia="Times New Roman" w:hAnsi="Helvetica" w:cs="Helvetica"/>
                      <w:b/>
                      <w:bCs/>
                      <w:i/>
                      <w:iCs/>
                      <w:color w:val="212529"/>
                      <w:sz w:val="25"/>
                      <w:vertAlign w:val="baseline"/>
                      <w:lang w:bidi="ar-SA"/>
                    </w:rPr>
                    <w:t>inline-block</w:t>
                  </w:r>
                  <w:r w:rsidRPr="00004BFF">
                    <w:rPr>
                      <w:rFonts w:ascii="Helvetica" w:eastAsia="Times New Roman" w:hAnsi="Helvetica" w:cs="Helvetica"/>
                      <w:color w:val="212529"/>
                      <w:sz w:val="25"/>
                      <w:szCs w:val="25"/>
                      <w:vertAlign w:val="baseline"/>
                      <w:lang w:bidi="ar-SA"/>
                    </w:rPr>
                    <w:t>. To understand it, first we will add three </w:t>
                  </w:r>
                  <w:r w:rsidRPr="00004BFF">
                    <w:rPr>
                      <w:rFonts w:ascii="Helvetica" w:eastAsia="Times New Roman" w:hAnsi="Helvetica" w:cs="Helvetica"/>
                      <w:i/>
                      <w:iCs/>
                      <w:color w:val="212529"/>
                      <w:sz w:val="25"/>
                      <w:vertAlign w:val="baseline"/>
                      <w:lang w:bidi="ar-SA"/>
                    </w:rPr>
                    <w:t>divs</w:t>
                  </w:r>
                  <w:r w:rsidRPr="00004BFF">
                    <w:rPr>
                      <w:rFonts w:ascii="Helvetica" w:eastAsia="Times New Roman" w:hAnsi="Helvetica" w:cs="Helvetica"/>
                      <w:color w:val="212529"/>
                      <w:sz w:val="25"/>
                      <w:szCs w:val="25"/>
                      <w:vertAlign w:val="baseline"/>
                      <w:lang w:bidi="ar-SA"/>
                    </w:rPr>
                    <w:t> with some texts in it and then style it. To appear those as a box, we can take the help of </w:t>
                  </w:r>
                  <w:r w:rsidRPr="00004BFF">
                    <w:rPr>
                      <w:rFonts w:ascii="Helvetica" w:eastAsia="Times New Roman" w:hAnsi="Helvetica" w:cs="Helvetica"/>
                      <w:i/>
                      <w:iCs/>
                      <w:color w:val="212529"/>
                      <w:sz w:val="25"/>
                      <w:vertAlign w:val="baseline"/>
                      <w:lang w:bidi="ar-SA"/>
                    </w:rPr>
                    <w:t>container </w:t>
                  </w:r>
                  <w:r w:rsidRPr="00004BFF">
                    <w:rPr>
                      <w:rFonts w:ascii="Helvetica" w:eastAsia="Times New Roman" w:hAnsi="Helvetica" w:cs="Helvetica"/>
                      <w:color w:val="212529"/>
                      <w:sz w:val="25"/>
                      <w:szCs w:val="25"/>
                      <w:vertAlign w:val="baseline"/>
                      <w:lang w:bidi="ar-SA"/>
                    </w:rPr>
                    <w:t>and </w:t>
                  </w:r>
                  <w:r w:rsidRPr="00004BFF">
                    <w:rPr>
                      <w:rFonts w:ascii="Helvetica" w:eastAsia="Times New Roman" w:hAnsi="Helvetica" w:cs="Helvetica"/>
                      <w:i/>
                      <w:iCs/>
                      <w:color w:val="212529"/>
                      <w:sz w:val="25"/>
                      <w:vertAlign w:val="baseline"/>
                      <w:lang w:bidi="ar-SA"/>
                    </w:rPr>
                    <w:t>box class.</w:t>
                  </w:r>
                  <w:r w:rsidRPr="00004BFF">
                    <w:rPr>
                      <w:rFonts w:ascii="Helvetica" w:eastAsia="Times New Roman" w:hAnsi="Helvetica" w:cs="Helvetica"/>
                      <w:color w:val="212529"/>
                      <w:sz w:val="25"/>
                      <w:szCs w:val="25"/>
                      <w:vertAlign w:val="baseline"/>
                      <w:lang w:bidi="ar-SA"/>
                    </w:rPr>
                    <w:t> We can style the box element as</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.box</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4px solid black</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background-color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grey</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margin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4px 0px</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padding</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23px</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33%</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box-sizing</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border-box</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display</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inline-block</w:t>
                  </w:r>
                  <w:r>
                    <w:rPr>
                      <w:rStyle w:val="token"/>
                      <w:rFonts w:ascii="Consolas" w:eastAsiaTheme="majorEastAsia" w:hAnsi="Consolas" w:cs="Consolas"/>
                      <w:color w:val="F8F8F2"/>
                      <w:sz w:val="22"/>
                      <w:szCs w:val="22"/>
                    </w:rPr>
                    <w:t>;</w:t>
                  </w:r>
                </w:p>
                <w:p w:rsidR="00823246" w:rsidRDefault="00823246" w:rsidP="00004BFF">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pPr>
                    <w:rPr>
                      <w:rFonts w:ascii="Helvetica" w:hAnsi="Helvetica" w:cs="Helvetica"/>
                      <w:color w:val="212529"/>
                      <w:sz w:val="25"/>
                      <w:szCs w:val="25"/>
                      <w:shd w:val="clear" w:color="auto" w:fill="F8F9FA"/>
                    </w:rPr>
                  </w:pPr>
                  <w:r w:rsidRPr="00004BFF">
                    <w:rPr>
                      <w:rFonts w:ascii="Helvetica" w:hAnsi="Helvetica" w:cs="Helvetica"/>
                      <w:color w:val="212529"/>
                      <w:sz w:val="25"/>
                      <w:szCs w:val="25"/>
                      <w:shd w:val="clear" w:color="auto" w:fill="F8F9FA"/>
                    </w:rPr>
                    <w:t>The </w:t>
                  </w:r>
                  <w:r w:rsidRPr="00004BFF">
                    <w:rPr>
                      <w:rFonts w:ascii="Helvetica" w:hAnsi="Helvetica" w:cs="Helvetica"/>
                      <w:i/>
                      <w:iCs/>
                      <w:color w:val="212529"/>
                      <w:sz w:val="25"/>
                    </w:rPr>
                    <w:t>inline-block </w:t>
                  </w:r>
                  <w:r w:rsidRPr="00004BFF">
                    <w:rPr>
                      <w:rFonts w:ascii="Helvetica" w:hAnsi="Helvetica" w:cs="Helvetica"/>
                      <w:color w:val="212529"/>
                      <w:sz w:val="25"/>
                      <w:szCs w:val="25"/>
                      <w:shd w:val="clear" w:color="auto" w:fill="F8F9FA"/>
                    </w:rPr>
                    <w:t>property here allows us to change the width of inline elements also. To ensure that all the three blocks come in a single line, we can use the property </w:t>
                  </w:r>
                  <w:r w:rsidRPr="00004BFF">
                    <w:rPr>
                      <w:rFonts w:ascii="Helvetica" w:hAnsi="Helvetica" w:cs="Helvetica"/>
                      <w:b/>
                      <w:bCs/>
                      <w:color w:val="212529"/>
                      <w:sz w:val="25"/>
                    </w:rPr>
                    <w:t>box-sizing. </w:t>
                  </w:r>
                  <w:r w:rsidRPr="00004BFF">
                    <w:rPr>
                      <w:rFonts w:ascii="Helvetica" w:hAnsi="Helvetica" w:cs="Helvetica"/>
                      <w:color w:val="212529"/>
                      <w:sz w:val="25"/>
                      <w:szCs w:val="25"/>
                      <w:shd w:val="clear" w:color="auto" w:fill="F8F9FA"/>
                    </w:rPr>
                    <w:t>It ensure that the width we provide is not changed including padding and margin.</w:t>
                  </w:r>
                </w:p>
                <w:p w:rsidR="00823246" w:rsidRDefault="00823246"/>
                <w:p w:rsidR="00823246" w:rsidRDefault="00823246"/>
                <w:p w:rsidR="00823246" w:rsidRDefault="00823246"/>
                <w:p w:rsidR="00823246" w:rsidRDefault="00823246"/>
                <w:p w:rsidR="00823246" w:rsidRDefault="00823246"/>
                <w:p w:rsidR="00823246" w:rsidRDefault="00823246">
                  <w:r>
                    <w:rPr>
                      <w:rFonts w:ascii="Helvetica" w:hAnsi="Helvetica" w:cs="Helvetica"/>
                      <w:color w:val="212529"/>
                      <w:sz w:val="25"/>
                      <w:szCs w:val="25"/>
                      <w:shd w:val="clear" w:color="auto" w:fill="F8F9FA"/>
                    </w:rPr>
                    <w:t>So I believe, you must have clearly understood the concept CSS Display Property. Stay with the tutorials to build more attractive websites in the future. Till then, keep practicing.</w:t>
                  </w:r>
                </w:p>
              </w:txbxContent>
            </v:textbox>
          </v:shape>
        </w:pict>
      </w:r>
    </w:p>
    <w:p w:rsidR="00004BFF" w:rsidRDefault="00693354">
      <w:r>
        <w:rPr>
          <w:noProof/>
          <w:lang w:bidi="ar-SA"/>
        </w:rPr>
        <w:pict>
          <v:shape id="_x0000_s1093" type="#_x0000_t202" style="position:absolute;left:0;text-align:left;margin-left:180.7pt;margin-top:422.4pt;width:73.35pt;height:11.55pt;z-index:251713536" stroked="f">
            <v:textbox>
              <w:txbxContent>
                <w:p w:rsidR="00823246" w:rsidRPr="00F83B49" w:rsidRDefault="00823246" w:rsidP="00F83B49">
                  <w:pPr>
                    <w:ind w:firstLine="0"/>
                    <w:rPr>
                      <w:rFonts w:ascii="Arial Rounded MT Bold" w:hAnsi="Arial Rounded MT Bold"/>
                      <w:sz w:val="22"/>
                    </w:rPr>
                  </w:pPr>
                  <w:r>
                    <w:rPr>
                      <w:rFonts w:ascii="Arial Rounded MT Bold" w:hAnsi="Arial Rounded MT Bold"/>
                      <w:sz w:val="22"/>
                    </w:rPr>
                    <w:t>dffjdhdfgdfghdfgdfg</w:t>
                  </w:r>
                </w:p>
              </w:txbxContent>
            </v:textbox>
          </v:shape>
        </w:pict>
      </w:r>
      <w:r>
        <w:rPr>
          <w:noProof/>
          <w:lang w:bidi="ar-SA"/>
        </w:rPr>
        <w:pict>
          <v:oval id="_x0000_s1092" style="position:absolute;left:0;text-align:left;margin-left:209.9pt;margin-top:408.8pt;width:12.9pt;height:13.6pt;z-index:251712512">
            <v:fill r:id="rId20" o:title="bootstrap-logo-735x380" recolor="t" type="frame"/>
          </v:oval>
        </w:pict>
      </w:r>
      <w:r>
        <w:rPr>
          <w:noProof/>
          <w:lang w:bidi="ar-SA"/>
        </w:rPr>
        <w:pict>
          <v:rect id="_x0000_s1091" style="position:absolute;left:0;text-align:left;margin-left:12.9pt;margin-top:402.7pt;width:404.85pt;height:178.6pt;z-index:251711488" stroked="f">
            <v:fill r:id="rId21" o:title="base64_P04Tc3x" recolor="t" type="frame"/>
          </v:rect>
        </w:pict>
      </w:r>
      <w:r w:rsidR="00004BFF">
        <w:br w:type="page"/>
      </w:r>
    </w:p>
    <w:p w:rsidR="00004BFF" w:rsidRDefault="00693354">
      <w:r>
        <w:rPr>
          <w:noProof/>
          <w:lang w:bidi="ar-SA"/>
        </w:rPr>
        <w:lastRenderedPageBreak/>
        <w:pict>
          <v:shape id="_x0000_s1094" type="#_x0000_t202" style="position:absolute;left:0;text-align:left;margin-left:-65.2pt;margin-top:-64.55pt;width:596.35pt;height:775.05pt;z-index:251714560" stroked="f">
            <v:textbox style="mso-next-textbox:#_x0000_s1094">
              <w:txbxContent>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8292A2"/>
                      <w:sz w:val="22"/>
                      <w:szCs w:val="22"/>
                    </w:rPr>
                    <w:t>DOCTYPE html</w:t>
                  </w:r>
                  <w:r>
                    <w:rPr>
                      <w:rStyle w:val="token"/>
                      <w:rFonts w:ascii="Consolas" w:eastAsiaTheme="majorEastAsia" w:hAnsi="Consolas" w:cs="Consolas"/>
                      <w:color w:val="F8F8F2"/>
                      <w:sz w:val="22"/>
                      <w:szCs w:val="22"/>
                    </w:rPr>
                    <w:t>&gt;</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html </w:t>
                  </w:r>
                  <w:r>
                    <w:rPr>
                      <w:rStyle w:val="token"/>
                      <w:rFonts w:ascii="Consolas" w:eastAsiaTheme="majorEastAsia" w:hAnsi="Consolas" w:cs="Consolas"/>
                      <w:color w:val="A6E22E"/>
                      <w:sz w:val="22"/>
                      <w:szCs w:val="22"/>
                    </w:rPr>
                    <w:t>lang</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en</w:t>
                  </w:r>
                  <w:r>
                    <w:rPr>
                      <w:rStyle w:val="token"/>
                      <w:rFonts w:ascii="Consolas" w:eastAsiaTheme="majorEastAsia" w:hAnsi="Consolas" w:cs="Consolas"/>
                      <w:color w:val="F8F8F2"/>
                      <w:sz w:val="22"/>
                      <w:szCs w:val="22"/>
                    </w:rPr>
                    <w:t>"&gt;</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charset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UTF-8</w:t>
                  </w:r>
                  <w:r>
                    <w:rPr>
                      <w:rStyle w:val="token"/>
                      <w:rFonts w:ascii="Consolas" w:eastAsiaTheme="majorEastAsia" w:hAnsi="Consolas" w:cs="Consolas"/>
                      <w:color w:val="F8F8F2"/>
                      <w:sz w:val="22"/>
                      <w:szCs w:val="22"/>
                    </w:rPr>
                    <w:t>"&gt;</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name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viewport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width=device-width, initial-scale=1.0</w:t>
                  </w:r>
                  <w:r>
                    <w:rPr>
                      <w:rStyle w:val="token"/>
                      <w:rFonts w:ascii="Consolas" w:eastAsiaTheme="majorEastAsia" w:hAnsi="Consolas" w:cs="Consolas"/>
                      <w:color w:val="F8F8F2"/>
                      <w:sz w:val="22"/>
                      <w:szCs w:val="22"/>
                    </w:rPr>
                    <w:t>"&gt;</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http-equiv</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X-UA-Compatible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ie=edge</w:t>
                  </w:r>
                  <w:r>
                    <w:rPr>
                      <w:rStyle w:val="token"/>
                      <w:rFonts w:ascii="Consolas" w:eastAsiaTheme="majorEastAsia" w:hAnsi="Consolas" w:cs="Consolas"/>
                      <w:color w:val="F8F8F2"/>
                      <w:sz w:val="22"/>
                      <w:szCs w:val="22"/>
                    </w:rPr>
                    <w:t>"&gt;</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CSS Display property</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 xml:space="preserve">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box-sizing: border-box;</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header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2px solid red;</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auto;</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1200px;</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img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auto;</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display: block;</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34px;</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h3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text-align: center;</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font-family: 'Segoe UI', Tahoma, Geneva, Verdana, sans-serif;</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0px;</w:t>
                  </w:r>
                </w:p>
                <w:p w:rsidR="00823246" w:rsidRDefault="00823246" w:rsidP="00156417">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.box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4px solid black;</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background-color: grey;</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4px 0px;</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padding: 23px;</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33%;</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box-sizing: border-box;</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display: inline-block;</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156417">
                  <w:pPr>
                    <w:pStyle w:val="HTMLPreformatted"/>
                    <w:shd w:val="clear" w:color="auto" w:fill="272822"/>
                    <w:spacing w:before="120" w:after="120"/>
                    <w:rPr>
                      <w:rFonts w:ascii="Consolas" w:hAnsi="Consolas" w:cs="Consolas"/>
                      <w:color w:val="F8F8F2"/>
                      <w:sz w:val="12"/>
                      <w:szCs w:val="12"/>
                    </w:rPr>
                  </w:pPr>
                </w:p>
                <w:p w:rsidR="00823246" w:rsidRDefault="00823246"/>
              </w:txbxContent>
            </v:textbox>
          </v:shape>
        </w:pict>
      </w:r>
    </w:p>
    <w:p w:rsidR="00004BFF" w:rsidRDefault="00004BFF">
      <w:r>
        <w:br w:type="page"/>
      </w:r>
    </w:p>
    <w:p w:rsidR="00004BFF" w:rsidRDefault="00693354">
      <w:r>
        <w:rPr>
          <w:noProof/>
          <w:lang w:bidi="ar-SA"/>
        </w:rPr>
        <w:lastRenderedPageBreak/>
        <w:pict>
          <v:shape id="_x0000_s1096" type="#_x0000_t202" style="position:absolute;left:0;text-align:left;margin-left:-65.9pt;margin-top:-67.25pt;width:598.45pt;height:777.75pt;z-index:251715584" stroked="f">
            <v:textbox>
              <w:txbxContent>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.container{</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margin: auto;</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width: 1200px;</w:t>
                  </w:r>
                </w:p>
                <w:p w:rsidR="00823246" w:rsidRPr="00156417" w:rsidRDefault="00823246" w:rsidP="00156417">
                  <w:pPr>
                    <w:pStyle w:val="HTMLPreformatted"/>
                    <w:shd w:val="clear" w:color="auto" w:fill="272822"/>
                    <w:spacing w:before="120" w:after="120"/>
                    <w:rPr>
                      <w:rFonts w:ascii="Consolas" w:hAnsi="Consolas" w:cs="Consolas"/>
                      <w:color w:val="F8F8F2"/>
                      <w:sz w:val="12"/>
                      <w:szCs w:val="12"/>
                    </w:rPr>
                  </w:pPr>
                  <w:r w:rsidRPr="00156417">
                    <w:rPr>
                      <w:rStyle w:val="HTMLCode"/>
                      <w:rFonts w:ascii="Consolas" w:eastAsiaTheme="majorEastAsia" w:hAnsi="Consolas" w:cs="Consolas"/>
                      <w:color w:val="F8F8F2"/>
                      <w:sz w:val="22"/>
                      <w:szCs w:val="22"/>
                    </w:rPr>
                    <w:t xml:space="preserve">        }</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style</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head</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body</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 xml:space="preserve">header </w:t>
                  </w:r>
                  <w:r w:rsidRPr="00156417">
                    <w:rPr>
                      <w:rStyle w:val="token"/>
                      <w:rFonts w:ascii="Consolas" w:eastAsiaTheme="majorEastAsia" w:hAnsi="Consolas" w:cs="Consolas"/>
                      <w:color w:val="A6E22E"/>
                      <w:sz w:val="22"/>
                      <w:szCs w:val="22"/>
                    </w:rPr>
                    <w:t>class</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E6DB74"/>
                      <w:sz w:val="22"/>
                      <w:szCs w:val="22"/>
                    </w:rPr>
                    <w:t>top</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 xml:space="preserve">img </w:t>
                  </w:r>
                  <w:r w:rsidRPr="00156417">
                    <w:rPr>
                      <w:rStyle w:val="token"/>
                      <w:rFonts w:ascii="Consolas" w:eastAsiaTheme="majorEastAsia" w:hAnsi="Consolas" w:cs="Consolas"/>
                      <w:color w:val="A6E22E"/>
                      <w:sz w:val="22"/>
                      <w:szCs w:val="22"/>
                    </w:rPr>
                    <w:t>src</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E6DB74"/>
                      <w:sz w:val="22"/>
                      <w:szCs w:val="22"/>
                    </w:rPr>
                    <w:t>https://codewithharry.com/static/common/img/photo.png</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F92672"/>
                      <w:sz w:val="22"/>
                      <w:szCs w:val="22"/>
                    </w:rPr>
                    <w:t xml:space="preserve"> </w:t>
                  </w:r>
                  <w:r w:rsidRPr="00156417">
                    <w:rPr>
                      <w:rStyle w:val="token"/>
                      <w:rFonts w:ascii="Consolas" w:eastAsiaTheme="majorEastAsia" w:hAnsi="Consolas" w:cs="Consolas"/>
                      <w:color w:val="A6E22E"/>
                      <w:sz w:val="22"/>
                      <w:szCs w:val="22"/>
                    </w:rPr>
                    <w:t>alt</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h3</w:t>
                  </w:r>
                  <w:r w:rsidRPr="00156417">
                    <w:rPr>
                      <w:rStyle w:val="token"/>
                      <w:rFonts w:ascii="Consolas" w:eastAsiaTheme="majorEastAsia" w:hAnsi="Consolas" w:cs="Consolas"/>
                      <w:color w:val="F8F8F2"/>
                      <w:sz w:val="22"/>
                      <w:szCs w:val="22"/>
                    </w:rPr>
                    <w:t>&gt;</w:t>
                  </w:r>
                  <w:r w:rsidRPr="00156417">
                    <w:rPr>
                      <w:rStyle w:val="HTMLCode"/>
                      <w:rFonts w:ascii="Consolas" w:eastAsiaTheme="majorEastAsia" w:hAnsi="Consolas" w:cs="Consolas"/>
                      <w:color w:val="F8F8F2"/>
                      <w:sz w:val="22"/>
                      <w:szCs w:val="22"/>
                    </w:rPr>
                    <w:t>Welcome to Harry's Blog</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h3</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header</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 xml:space="preserve">div </w:t>
                  </w:r>
                  <w:r w:rsidRPr="00156417">
                    <w:rPr>
                      <w:rStyle w:val="token"/>
                      <w:rFonts w:ascii="Consolas" w:eastAsiaTheme="majorEastAsia" w:hAnsi="Consolas" w:cs="Consolas"/>
                      <w:color w:val="A6E22E"/>
                      <w:sz w:val="22"/>
                      <w:szCs w:val="22"/>
                    </w:rPr>
                    <w:t>class</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E6DB74"/>
                      <w:sz w:val="22"/>
                      <w:szCs w:val="22"/>
                    </w:rPr>
                    <w:t>container</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 xml:space="preserve">div </w:t>
                  </w:r>
                  <w:r w:rsidRPr="00156417">
                    <w:rPr>
                      <w:rStyle w:val="token"/>
                      <w:rFonts w:ascii="Consolas" w:eastAsiaTheme="majorEastAsia" w:hAnsi="Consolas" w:cs="Consolas"/>
                      <w:color w:val="A6E22E"/>
                      <w:sz w:val="22"/>
                      <w:szCs w:val="22"/>
                    </w:rPr>
                    <w:t>class</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E6DB74"/>
                      <w:sz w:val="22"/>
                      <w:szCs w:val="22"/>
                    </w:rPr>
                    <w:t>box</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 xml:space="preserve">h4 </w:t>
                  </w:r>
                  <w:r w:rsidRPr="00156417">
                    <w:rPr>
                      <w:rStyle w:val="token"/>
                      <w:rFonts w:ascii="Consolas" w:eastAsiaTheme="majorEastAsia" w:hAnsi="Consolas" w:cs="Consolas"/>
                      <w:color w:val="A6E22E"/>
                      <w:sz w:val="22"/>
                      <w:szCs w:val="22"/>
                    </w:rPr>
                    <w:t>class</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E6DB74"/>
                      <w:sz w:val="22"/>
                      <w:szCs w:val="22"/>
                    </w:rPr>
                    <w:t>heading</w:t>
                  </w:r>
                  <w:r w:rsidRPr="00156417">
                    <w:rPr>
                      <w:rStyle w:val="token"/>
                      <w:rFonts w:ascii="Consolas" w:eastAsiaTheme="majorEastAsia" w:hAnsi="Consolas" w:cs="Consolas"/>
                      <w:color w:val="F8F8F2"/>
                      <w:sz w:val="22"/>
                      <w:szCs w:val="22"/>
                    </w:rPr>
                    <w:t>"&gt;</w:t>
                  </w:r>
                  <w:r w:rsidRPr="00156417">
                    <w:rPr>
                      <w:rStyle w:val="HTMLCode"/>
                      <w:rFonts w:ascii="Consolas" w:eastAsiaTheme="majorEastAsia" w:hAnsi="Consolas" w:cs="Consolas"/>
                      <w:color w:val="F8F8F2"/>
                      <w:sz w:val="22"/>
                      <w:szCs w:val="22"/>
                    </w:rPr>
                    <w:t>Heading</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h4</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p</w:t>
                  </w:r>
                  <w:r w:rsidRPr="00156417">
                    <w:rPr>
                      <w:rStyle w:val="token"/>
                      <w:rFonts w:ascii="Consolas" w:eastAsiaTheme="majorEastAsia" w:hAnsi="Consolas" w:cs="Consolas"/>
                      <w:color w:val="F8F8F2"/>
                      <w:sz w:val="22"/>
                      <w:szCs w:val="22"/>
                    </w:rPr>
                    <w:t>&gt;</w:t>
                  </w:r>
                  <w:r w:rsidRPr="00156417">
                    <w:rPr>
                      <w:rStyle w:val="HTMLCode"/>
                      <w:rFonts w:ascii="Consolas" w:eastAsiaTheme="majorEastAsia" w:hAnsi="Consolas" w:cs="Consolas"/>
                      <w:color w:val="F8F8F2"/>
                      <w:sz w:val="22"/>
                      <w:szCs w:val="22"/>
                    </w:rPr>
                    <w:t>Lorem, ipsum dolor sit amet consectetur adipisicing elit. Maiores, harum ipsam aliquid deleniti, vitae</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labore cum laudantium a blanditiis est voluptates dolorum consequuntur. Aliquam corporis, fuga</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consectetur rerum molestias consequatur tempora natus sed laborum recusandae fugit harum soluta</w:t>
                  </w:r>
                </w:p>
                <w:p w:rsidR="00823246" w:rsidRPr="00156417" w:rsidRDefault="00823246" w:rsidP="00156417">
                  <w:pPr>
                    <w:pStyle w:val="HTMLPreformatted"/>
                    <w:shd w:val="clear" w:color="auto" w:fill="272822"/>
                    <w:spacing w:before="120" w:after="120"/>
                    <w:rPr>
                      <w:rFonts w:ascii="Consolas" w:hAnsi="Consolas" w:cs="Consolas"/>
                      <w:color w:val="F8F8F2"/>
                      <w:sz w:val="12"/>
                      <w:szCs w:val="12"/>
                    </w:rPr>
                  </w:pPr>
                  <w:r w:rsidRPr="00156417">
                    <w:rPr>
                      <w:rStyle w:val="HTMLCode"/>
                      <w:rFonts w:ascii="Consolas" w:eastAsiaTheme="majorEastAsia" w:hAnsi="Consolas" w:cs="Consolas"/>
                      <w:color w:val="F8F8F2"/>
                      <w:sz w:val="22"/>
                      <w:szCs w:val="22"/>
                    </w:rPr>
                    <w:t xml:space="preserve">                inventore enim. Aspernatur aperiam cum reprehenderit!</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p</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div</w:t>
                  </w:r>
                  <w:r w:rsidRPr="00156417">
                    <w:rPr>
                      <w:rStyle w:val="token"/>
                      <w:rFonts w:ascii="Consolas" w:eastAsiaTheme="majorEastAsia" w:hAnsi="Consolas" w:cs="Consolas"/>
                      <w:color w:val="F8F8F2"/>
                      <w:sz w:val="22"/>
                      <w:szCs w:val="22"/>
                    </w:rPr>
                    <w:t>&gt;&lt;</w:t>
                  </w:r>
                  <w:r w:rsidRPr="00156417">
                    <w:rPr>
                      <w:rStyle w:val="token"/>
                      <w:rFonts w:ascii="Consolas" w:eastAsiaTheme="majorEastAsia" w:hAnsi="Consolas" w:cs="Consolas"/>
                      <w:color w:val="F92672"/>
                      <w:sz w:val="22"/>
                      <w:szCs w:val="22"/>
                    </w:rPr>
                    <w:t xml:space="preserve">div </w:t>
                  </w:r>
                  <w:r w:rsidRPr="00156417">
                    <w:rPr>
                      <w:rStyle w:val="token"/>
                      <w:rFonts w:ascii="Consolas" w:eastAsiaTheme="majorEastAsia" w:hAnsi="Consolas" w:cs="Consolas"/>
                      <w:color w:val="A6E22E"/>
                      <w:sz w:val="22"/>
                      <w:szCs w:val="22"/>
                    </w:rPr>
                    <w:t>class</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E6DB74"/>
                      <w:sz w:val="22"/>
                      <w:szCs w:val="22"/>
                    </w:rPr>
                    <w:t>box</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 xml:space="preserve">h4 </w:t>
                  </w:r>
                  <w:r w:rsidRPr="00156417">
                    <w:rPr>
                      <w:rStyle w:val="token"/>
                      <w:rFonts w:ascii="Consolas" w:eastAsiaTheme="majorEastAsia" w:hAnsi="Consolas" w:cs="Consolas"/>
                      <w:color w:val="A6E22E"/>
                      <w:sz w:val="22"/>
                      <w:szCs w:val="22"/>
                    </w:rPr>
                    <w:t>class</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E6DB74"/>
                      <w:sz w:val="22"/>
                      <w:szCs w:val="22"/>
                    </w:rPr>
                    <w:t>heading</w:t>
                  </w:r>
                  <w:r w:rsidRPr="00156417">
                    <w:rPr>
                      <w:rStyle w:val="token"/>
                      <w:rFonts w:ascii="Consolas" w:eastAsiaTheme="majorEastAsia" w:hAnsi="Consolas" w:cs="Consolas"/>
                      <w:color w:val="F8F8F2"/>
                      <w:sz w:val="22"/>
                      <w:szCs w:val="22"/>
                    </w:rPr>
                    <w:t>"&gt;</w:t>
                  </w:r>
                  <w:r w:rsidRPr="00156417">
                    <w:rPr>
                      <w:rStyle w:val="HTMLCode"/>
                      <w:rFonts w:ascii="Consolas" w:eastAsiaTheme="majorEastAsia" w:hAnsi="Consolas" w:cs="Consolas"/>
                      <w:color w:val="F8F8F2"/>
                      <w:sz w:val="22"/>
                      <w:szCs w:val="22"/>
                    </w:rPr>
                    <w:t>Heading</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h4</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p</w:t>
                  </w:r>
                  <w:r w:rsidRPr="00156417">
                    <w:rPr>
                      <w:rStyle w:val="token"/>
                      <w:rFonts w:ascii="Consolas" w:eastAsiaTheme="majorEastAsia" w:hAnsi="Consolas" w:cs="Consolas"/>
                      <w:color w:val="F8F8F2"/>
                      <w:sz w:val="22"/>
                      <w:szCs w:val="22"/>
                    </w:rPr>
                    <w:t>&gt;</w:t>
                  </w:r>
                  <w:r w:rsidRPr="00156417">
                    <w:rPr>
                      <w:rStyle w:val="HTMLCode"/>
                      <w:rFonts w:ascii="Consolas" w:eastAsiaTheme="majorEastAsia" w:hAnsi="Consolas" w:cs="Consolas"/>
                      <w:color w:val="F8F8F2"/>
                      <w:sz w:val="22"/>
                      <w:szCs w:val="22"/>
                    </w:rPr>
                    <w:t>Lorem, ipsum dolor sit amet consectetur adipisicing elit. Maiores, harum ipsam aliquid deleniti, vitae</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labore cum laudantium a blanditiis est voluptates dolorum consequuntur. Aliquam corporis, fuga</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consectetur rerum molestias consequatur tempora natus sed laborum recusandae fugit harum soluta</w:t>
                  </w:r>
                </w:p>
                <w:p w:rsidR="00823246" w:rsidRPr="00156417" w:rsidRDefault="00823246" w:rsidP="00156417">
                  <w:pPr>
                    <w:pStyle w:val="HTMLPreformatted"/>
                    <w:shd w:val="clear" w:color="auto" w:fill="272822"/>
                    <w:spacing w:before="120" w:after="120"/>
                    <w:rPr>
                      <w:rFonts w:ascii="Consolas" w:hAnsi="Consolas" w:cs="Consolas"/>
                      <w:color w:val="F8F8F2"/>
                      <w:sz w:val="12"/>
                      <w:szCs w:val="12"/>
                    </w:rPr>
                  </w:pPr>
                  <w:r w:rsidRPr="00156417">
                    <w:rPr>
                      <w:rStyle w:val="HTMLCode"/>
                      <w:rFonts w:ascii="Consolas" w:eastAsiaTheme="majorEastAsia" w:hAnsi="Consolas" w:cs="Consolas"/>
                      <w:color w:val="F8F8F2"/>
                      <w:sz w:val="22"/>
                      <w:szCs w:val="22"/>
                    </w:rPr>
                    <w:t xml:space="preserve">                inventore enim. Aspernatur aperiam cum reprehenderit!</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p</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div</w:t>
                  </w:r>
                  <w:r w:rsidRPr="00156417">
                    <w:rPr>
                      <w:rStyle w:val="token"/>
                      <w:rFonts w:ascii="Consolas" w:eastAsiaTheme="majorEastAsia" w:hAnsi="Consolas" w:cs="Consolas"/>
                      <w:color w:val="F8F8F2"/>
                      <w:sz w:val="22"/>
                      <w:szCs w:val="22"/>
                    </w:rPr>
                    <w:t>&gt;&lt;</w:t>
                  </w:r>
                  <w:r w:rsidRPr="00156417">
                    <w:rPr>
                      <w:rStyle w:val="token"/>
                      <w:rFonts w:ascii="Consolas" w:eastAsiaTheme="majorEastAsia" w:hAnsi="Consolas" w:cs="Consolas"/>
                      <w:color w:val="F92672"/>
                      <w:sz w:val="22"/>
                      <w:szCs w:val="22"/>
                    </w:rPr>
                    <w:t xml:space="preserve">div </w:t>
                  </w:r>
                  <w:r w:rsidRPr="00156417">
                    <w:rPr>
                      <w:rStyle w:val="token"/>
                      <w:rFonts w:ascii="Consolas" w:eastAsiaTheme="majorEastAsia" w:hAnsi="Consolas" w:cs="Consolas"/>
                      <w:color w:val="A6E22E"/>
                      <w:sz w:val="22"/>
                      <w:szCs w:val="22"/>
                    </w:rPr>
                    <w:t>class</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E6DB74"/>
                      <w:sz w:val="22"/>
                      <w:szCs w:val="22"/>
                    </w:rPr>
                    <w:t>box</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 xml:space="preserve">h4 </w:t>
                  </w:r>
                  <w:r w:rsidRPr="00156417">
                    <w:rPr>
                      <w:rStyle w:val="token"/>
                      <w:rFonts w:ascii="Consolas" w:eastAsiaTheme="majorEastAsia" w:hAnsi="Consolas" w:cs="Consolas"/>
                      <w:color w:val="A6E22E"/>
                      <w:sz w:val="22"/>
                      <w:szCs w:val="22"/>
                    </w:rPr>
                    <w:t>class</w:t>
                  </w:r>
                  <w:r w:rsidRPr="00156417">
                    <w:rPr>
                      <w:rStyle w:val="token"/>
                      <w:rFonts w:ascii="Consolas" w:eastAsiaTheme="majorEastAsia" w:hAnsi="Consolas" w:cs="Consolas"/>
                      <w:color w:val="F8F8F2"/>
                      <w:sz w:val="22"/>
                      <w:szCs w:val="22"/>
                    </w:rPr>
                    <w:t>="</w:t>
                  </w:r>
                  <w:r w:rsidRPr="00156417">
                    <w:rPr>
                      <w:rStyle w:val="token"/>
                      <w:rFonts w:ascii="Consolas" w:eastAsiaTheme="majorEastAsia" w:hAnsi="Consolas" w:cs="Consolas"/>
                      <w:color w:val="E6DB74"/>
                      <w:sz w:val="22"/>
                      <w:szCs w:val="22"/>
                    </w:rPr>
                    <w:t>heading</w:t>
                  </w:r>
                  <w:r w:rsidRPr="00156417">
                    <w:rPr>
                      <w:rStyle w:val="token"/>
                      <w:rFonts w:ascii="Consolas" w:eastAsiaTheme="majorEastAsia" w:hAnsi="Consolas" w:cs="Consolas"/>
                      <w:color w:val="F8F8F2"/>
                      <w:sz w:val="22"/>
                      <w:szCs w:val="22"/>
                    </w:rPr>
                    <w:t>"&gt;</w:t>
                  </w:r>
                  <w:r w:rsidRPr="00156417">
                    <w:rPr>
                      <w:rStyle w:val="HTMLCode"/>
                      <w:rFonts w:ascii="Consolas" w:eastAsiaTheme="majorEastAsia" w:hAnsi="Consolas" w:cs="Consolas"/>
                      <w:color w:val="F8F8F2"/>
                      <w:sz w:val="22"/>
                      <w:szCs w:val="22"/>
                    </w:rPr>
                    <w:t>Heading</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h4</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p</w:t>
                  </w:r>
                  <w:r w:rsidRPr="00156417">
                    <w:rPr>
                      <w:rStyle w:val="token"/>
                      <w:rFonts w:ascii="Consolas" w:eastAsiaTheme="majorEastAsia" w:hAnsi="Consolas" w:cs="Consolas"/>
                      <w:color w:val="F8F8F2"/>
                      <w:sz w:val="22"/>
                      <w:szCs w:val="22"/>
                    </w:rPr>
                    <w:t>&gt;</w:t>
                  </w:r>
                  <w:r w:rsidRPr="00156417">
                    <w:rPr>
                      <w:rStyle w:val="HTMLCode"/>
                      <w:rFonts w:ascii="Consolas" w:eastAsiaTheme="majorEastAsia" w:hAnsi="Consolas" w:cs="Consolas"/>
                      <w:color w:val="F8F8F2"/>
                      <w:sz w:val="22"/>
                      <w:szCs w:val="22"/>
                    </w:rPr>
                    <w:t>Lorem, ipsum dolor sit amet consectetur adipisicing elit. Maiores, harum ipsam aliquid deleniti, vitae</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labore cum laudantium a blanditiis est voluptates dolorum consequuntur. Aliquam corporis, fuga</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consectetur rerum molestias consequatur tempora natus sed laborum recusandae fugit harum soluta</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inventore enim. Aspernatur aperiam cum reprehenderit!</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p</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div</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2"/>
                      <w:szCs w:val="22"/>
                    </w:rPr>
                  </w:pPr>
                  <w:r w:rsidRPr="00156417">
                    <w:rPr>
                      <w:rStyle w:val="HTMLCode"/>
                      <w:rFonts w:ascii="Consolas" w:eastAsiaTheme="majorEastAsia" w:hAnsi="Consolas" w:cs="Consolas"/>
                      <w:color w:val="F8F8F2"/>
                      <w:sz w:val="22"/>
                      <w:szCs w:val="22"/>
                    </w:rPr>
                    <w:t xml:space="preserve">    </w:t>
                  </w:r>
                  <w:r w:rsidRPr="00156417">
                    <w:rPr>
                      <w:rStyle w:val="token"/>
                      <w:rFonts w:ascii="Consolas" w:eastAsiaTheme="majorEastAsia" w:hAnsi="Consolas" w:cs="Consolas"/>
                      <w:color w:val="F8F8F2"/>
                      <w:sz w:val="22"/>
                      <w:szCs w:val="22"/>
                    </w:rPr>
                    <w:t>&lt;/</w:t>
                  </w:r>
                  <w:r w:rsidRPr="00156417">
                    <w:rPr>
                      <w:rStyle w:val="token"/>
                      <w:rFonts w:ascii="Consolas" w:eastAsiaTheme="majorEastAsia" w:hAnsi="Consolas" w:cs="Consolas"/>
                      <w:color w:val="F92672"/>
                      <w:sz w:val="22"/>
                      <w:szCs w:val="22"/>
                    </w:rPr>
                    <w:t>div</w:t>
                  </w:r>
                  <w:r w:rsidRPr="00156417">
                    <w:rPr>
                      <w:rStyle w:val="token"/>
                      <w:rFonts w:ascii="Consolas" w:eastAsiaTheme="majorEastAsia" w:hAnsi="Consolas" w:cs="Consolas"/>
                      <w:color w:val="F8F8F2"/>
                      <w:sz w:val="22"/>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4"/>
                      <w:szCs w:val="22"/>
                    </w:rPr>
                  </w:pPr>
                  <w:r w:rsidRPr="00156417">
                    <w:rPr>
                      <w:rStyle w:val="token"/>
                      <w:rFonts w:ascii="Consolas" w:eastAsiaTheme="majorEastAsia" w:hAnsi="Consolas" w:cs="Consolas"/>
                      <w:color w:val="F8F8F2"/>
                      <w:sz w:val="24"/>
                      <w:szCs w:val="22"/>
                    </w:rPr>
                    <w:t>&lt;/</w:t>
                  </w:r>
                  <w:r w:rsidRPr="00156417">
                    <w:rPr>
                      <w:rStyle w:val="token"/>
                      <w:rFonts w:ascii="Consolas" w:eastAsiaTheme="majorEastAsia" w:hAnsi="Consolas" w:cs="Consolas"/>
                      <w:color w:val="F92672"/>
                      <w:sz w:val="24"/>
                      <w:szCs w:val="22"/>
                    </w:rPr>
                    <w:t>body</w:t>
                  </w:r>
                  <w:r w:rsidRPr="00156417">
                    <w:rPr>
                      <w:rStyle w:val="token"/>
                      <w:rFonts w:ascii="Consolas" w:eastAsiaTheme="majorEastAsia" w:hAnsi="Consolas" w:cs="Consolas"/>
                      <w:color w:val="F8F8F2"/>
                      <w:sz w:val="24"/>
                      <w:szCs w:val="22"/>
                    </w:rPr>
                    <w:t>&gt;</w:t>
                  </w:r>
                </w:p>
                <w:p w:rsidR="00823246" w:rsidRPr="00156417" w:rsidRDefault="00823246" w:rsidP="00156417">
                  <w:pPr>
                    <w:pStyle w:val="HTMLPreformatted"/>
                    <w:shd w:val="clear" w:color="auto" w:fill="272822"/>
                    <w:spacing w:before="120" w:after="120"/>
                    <w:rPr>
                      <w:rStyle w:val="HTMLCode"/>
                      <w:rFonts w:ascii="Consolas" w:eastAsiaTheme="majorEastAsia" w:hAnsi="Consolas" w:cs="Consolas"/>
                      <w:color w:val="F8F8F2"/>
                      <w:sz w:val="24"/>
                      <w:szCs w:val="22"/>
                    </w:rPr>
                  </w:pPr>
                  <w:r w:rsidRPr="00156417">
                    <w:rPr>
                      <w:rStyle w:val="token"/>
                      <w:rFonts w:ascii="Consolas" w:eastAsiaTheme="majorEastAsia" w:hAnsi="Consolas" w:cs="Consolas"/>
                      <w:color w:val="F8F8F2"/>
                      <w:sz w:val="24"/>
                      <w:szCs w:val="22"/>
                    </w:rPr>
                    <w:t>&lt;/</w:t>
                  </w:r>
                  <w:r w:rsidRPr="00156417">
                    <w:rPr>
                      <w:rStyle w:val="token"/>
                      <w:rFonts w:ascii="Consolas" w:eastAsiaTheme="majorEastAsia" w:hAnsi="Consolas" w:cs="Consolas"/>
                      <w:color w:val="F92672"/>
                      <w:sz w:val="24"/>
                      <w:szCs w:val="22"/>
                    </w:rPr>
                    <w:t>html</w:t>
                  </w:r>
                  <w:r w:rsidRPr="00156417">
                    <w:rPr>
                      <w:rStyle w:val="token"/>
                      <w:rFonts w:ascii="Consolas" w:eastAsiaTheme="majorEastAsia" w:hAnsi="Consolas" w:cs="Consolas"/>
                      <w:color w:val="F8F8F2"/>
                      <w:sz w:val="24"/>
                      <w:szCs w:val="22"/>
                    </w:rPr>
                    <w:t>&gt;</w:t>
                  </w:r>
                </w:p>
                <w:p w:rsidR="00823246" w:rsidRPr="00156417" w:rsidRDefault="00823246" w:rsidP="00156417">
                  <w:pPr>
                    <w:shd w:val="clear" w:color="auto" w:fill="000000"/>
                    <w:rPr>
                      <w:rFonts w:ascii="Helvetica" w:hAnsi="Helvetica" w:cs="Helvetica"/>
                      <w:color w:val="212529"/>
                      <w:sz w:val="30"/>
                      <w:szCs w:val="28"/>
                    </w:rPr>
                  </w:pPr>
                  <w:r w:rsidRPr="00156417">
                    <w:rPr>
                      <w:rFonts w:ascii="Helvetica" w:hAnsi="Helvetica" w:cs="Helvetica"/>
                      <w:color w:val="212529"/>
                      <w:sz w:val="30"/>
                      <w:szCs w:val="28"/>
                    </w:rPr>
                    <w:t>Copy</w:t>
                  </w:r>
                </w:p>
                <w:p w:rsidR="00823246" w:rsidRPr="00156417" w:rsidRDefault="00693354" w:rsidP="00156417">
                  <w:pPr>
                    <w:shd w:val="clear" w:color="auto" w:fill="000000"/>
                    <w:rPr>
                      <w:ins w:id="6" w:author="Unknown"/>
                      <w:rFonts w:ascii="Helvetica" w:hAnsi="Helvetica" w:cs="Helvetica"/>
                      <w:color w:val="212529"/>
                      <w:sz w:val="30"/>
                      <w:szCs w:val="28"/>
                    </w:rPr>
                  </w:pPr>
                  <w:ins w:id="7" w:author="Unknown">
                    <w:r w:rsidRPr="00156417">
                      <w:rPr>
                        <w:rFonts w:ascii="Helvetica" w:hAnsi="Helvetica" w:cs="Helvetica"/>
                        <w:color w:val="212529"/>
                        <w:sz w:val="30"/>
                        <w:szCs w:val="28"/>
                      </w:rPr>
                      <w:fldChar w:fldCharType="begin"/>
                    </w:r>
                    <w:r w:rsidR="00823246" w:rsidRPr="00156417">
                      <w:rPr>
                        <w:rFonts w:ascii="Helvetica" w:hAnsi="Helvetica" w:cs="Helvetica"/>
                        <w:color w:val="212529"/>
                        <w:sz w:val="30"/>
                        <w:szCs w:val="28"/>
                      </w:rPr>
                      <w:instrText xml:space="preserve"> HYPERLINK "https://www.codewithharry.com/videos/web-development-in-hindi-23" </w:instrText>
                    </w:r>
                    <w:r w:rsidRPr="00156417">
                      <w:rPr>
                        <w:rFonts w:ascii="Helvetica" w:hAnsi="Helvetica" w:cs="Helvetica"/>
                        <w:color w:val="212529"/>
                        <w:sz w:val="30"/>
                        <w:szCs w:val="28"/>
                      </w:rPr>
                      <w:fldChar w:fldCharType="separate"/>
                    </w:r>
                    <w:r w:rsidR="00823246" w:rsidRPr="00156417">
                      <w:rPr>
                        <w:rStyle w:val="Hyperlink"/>
                        <w:rFonts w:ascii="Helvetica" w:hAnsi="Helvetica" w:cs="Helvetica"/>
                        <w:color w:val="FFFFFF"/>
                        <w:sz w:val="30"/>
                        <w:szCs w:val="28"/>
                        <w:bdr w:val="single" w:sz="6" w:space="0" w:color="DC3545" w:frame="1"/>
                        <w:shd w:val="clear" w:color="auto" w:fill="DC3545"/>
                      </w:rPr>
                      <w:t xml:space="preserve">← </w:t>
                    </w:r>
                    <w:proofErr w:type="spellStart"/>
                    <w:r w:rsidR="00823246" w:rsidRPr="00156417">
                      <w:rPr>
                        <w:rStyle w:val="Hyperlink"/>
                        <w:rFonts w:ascii="Helvetica" w:hAnsi="Helvetica" w:cs="Helvetica"/>
                        <w:color w:val="FFFFFF"/>
                        <w:sz w:val="30"/>
                        <w:szCs w:val="28"/>
                        <w:bdr w:val="single" w:sz="6" w:space="0" w:color="DC3545" w:frame="1"/>
                        <w:shd w:val="clear" w:color="auto" w:fill="DC3545"/>
                      </w:rPr>
                      <w:t>Previous</w:t>
                    </w:r>
                    <w:r w:rsidRPr="00156417">
                      <w:rPr>
                        <w:rFonts w:ascii="Helvetica" w:hAnsi="Helvetica" w:cs="Helvetica"/>
                        <w:color w:val="212529"/>
                        <w:sz w:val="30"/>
                        <w:szCs w:val="28"/>
                      </w:rPr>
                      <w:fldChar w:fldCharType="end"/>
                    </w:r>
                    <w:r w:rsidRPr="00156417">
                      <w:rPr>
                        <w:rFonts w:ascii="Helvetica" w:hAnsi="Helvetica" w:cs="Helvetica"/>
                        <w:color w:val="212529"/>
                        <w:sz w:val="30"/>
                        <w:szCs w:val="28"/>
                      </w:rPr>
                      <w:fldChar w:fldCharType="begin"/>
                    </w:r>
                    <w:r w:rsidR="00823246" w:rsidRPr="00156417">
                      <w:rPr>
                        <w:rFonts w:ascii="Helvetica" w:hAnsi="Helvetica" w:cs="Helvetica"/>
                        <w:color w:val="212529"/>
                        <w:sz w:val="30"/>
                        <w:szCs w:val="28"/>
                      </w:rPr>
                      <w:instrText xml:space="preserve"> HYPERLINK "https://www.codewithharry.com/videos/web-development-in-hindi-25" </w:instrText>
                    </w:r>
                    <w:r w:rsidRPr="00156417">
                      <w:rPr>
                        <w:rFonts w:ascii="Helvetica" w:hAnsi="Helvetica" w:cs="Helvetica"/>
                        <w:color w:val="212529"/>
                        <w:sz w:val="30"/>
                        <w:szCs w:val="28"/>
                      </w:rPr>
                      <w:fldChar w:fldCharType="separate"/>
                    </w:r>
                    <w:r w:rsidR="00823246" w:rsidRPr="00156417">
                      <w:rPr>
                        <w:rStyle w:val="Hyperlink"/>
                        <w:rFonts w:ascii="Helvetica" w:hAnsi="Helvetica" w:cs="Helvetica"/>
                        <w:color w:val="FFFFFF"/>
                        <w:sz w:val="30"/>
                        <w:szCs w:val="28"/>
                        <w:bdr w:val="single" w:sz="6" w:space="0" w:color="DC3545" w:frame="1"/>
                        <w:shd w:val="clear" w:color="auto" w:fill="DC3545"/>
                      </w:rPr>
                      <w:t>Next</w:t>
                    </w:r>
                    <w:proofErr w:type="spellEnd"/>
                    <w:r w:rsidR="00823246" w:rsidRPr="00156417">
                      <w:rPr>
                        <w:rStyle w:val="Hyperlink"/>
                        <w:rFonts w:ascii="Helvetica" w:hAnsi="Helvetica" w:cs="Helvetica"/>
                        <w:color w:val="FFFFFF"/>
                        <w:sz w:val="30"/>
                        <w:szCs w:val="28"/>
                        <w:bdr w:val="single" w:sz="6" w:space="0" w:color="DC3545" w:frame="1"/>
                        <w:shd w:val="clear" w:color="auto" w:fill="DC3545"/>
                      </w:rPr>
                      <w:t xml:space="preserve"> →</w:t>
                    </w:r>
                    <w:r w:rsidRPr="00156417">
                      <w:rPr>
                        <w:rFonts w:ascii="Helvetica" w:hAnsi="Helvetica" w:cs="Helvetica"/>
                        <w:color w:val="212529"/>
                        <w:sz w:val="30"/>
                        <w:szCs w:val="28"/>
                      </w:rPr>
                      <w:fldChar w:fldCharType="end"/>
                    </w:r>
                  </w:ins>
                </w:p>
                <w:p w:rsidR="00823246" w:rsidRPr="00156417" w:rsidRDefault="00823246">
                  <w:pPr>
                    <w:rPr>
                      <w:sz w:val="28"/>
                    </w:rPr>
                  </w:pPr>
                </w:p>
              </w:txbxContent>
            </v:textbox>
          </v:shape>
        </w:pict>
      </w:r>
    </w:p>
    <w:p w:rsidR="00004BFF" w:rsidRDefault="00004BFF">
      <w:r>
        <w:br w:type="page"/>
      </w:r>
    </w:p>
    <w:p w:rsidR="00004BFF" w:rsidRDefault="00693354">
      <w:r>
        <w:rPr>
          <w:noProof/>
          <w:lang w:bidi="ar-SA"/>
        </w:rPr>
        <w:lastRenderedPageBreak/>
        <w:pict>
          <v:shape id="_x0000_s1098" type="#_x0000_t202" style="position:absolute;left:0;text-align:left;margin-left:-65.9pt;margin-top:-63.15pt;width:593.65pt;height:775pt;z-index:251716608" stroked="f">
            <v:textbox>
              <w:txbxContent>
                <w:p w:rsidR="00823246" w:rsidRDefault="00823246" w:rsidP="00156417">
                  <w:pPr>
                    <w:pStyle w:val="Heading3"/>
                    <w:shd w:val="clear" w:color="auto" w:fill="F8F9FA"/>
                    <w:rPr>
                      <w:rFonts w:ascii="Segoe UI" w:hAnsi="Segoe UI" w:cs="Segoe UI"/>
                      <w:bCs w:val="0"/>
                      <w:color w:val="212529"/>
                      <w:sz w:val="32"/>
                    </w:rPr>
                  </w:pPr>
                  <w:r w:rsidRPr="00156417">
                    <w:rPr>
                      <w:rFonts w:ascii="Segoe UI" w:hAnsi="Segoe UI" w:cs="Segoe UI"/>
                      <w:bCs w:val="0"/>
                      <w:color w:val="212529"/>
                      <w:sz w:val="32"/>
                    </w:rPr>
                    <w:t>Position absolute, relative, fixed and sticky in CSS | Web Development</w:t>
                  </w:r>
                </w:p>
                <w:p w:rsidR="00823246" w:rsidRDefault="00823246" w:rsidP="00156417">
                  <w:pPr>
                    <w:spacing w:line="240" w:lineRule="auto"/>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This tutorial begins where the #24 tutorial left off. In this tutorial, we will discuss the position property of CSS. With the help of CSS, you can put your HTML elements at the position of your choice. After going through this tutorial, you will master the differences in the positioning of the elements. So, without wasting any time, let's start discussing the CSS positioning-related properties.</w:t>
                  </w:r>
                </w:p>
                <w:p w:rsidR="00823246" w:rsidRDefault="00823246" w:rsidP="00156417">
                  <w:pPr>
                    <w:pStyle w:val="Heading4"/>
                    <w:shd w:val="clear" w:color="auto" w:fill="F8F9FA"/>
                    <w:spacing w:before="340" w:after="122"/>
                    <w:rPr>
                      <w:rFonts w:ascii="Segoe UI" w:hAnsi="Segoe UI" w:cs="Segoe UI"/>
                      <w:b w:val="0"/>
                      <w:bCs w:val="0"/>
                      <w:color w:val="212529"/>
                    </w:rPr>
                  </w:pPr>
                  <w:r>
                    <w:rPr>
                      <w:rFonts w:ascii="Segoe UI" w:hAnsi="Segoe UI" w:cs="Segoe UI"/>
                      <w:b w:val="0"/>
                      <w:bCs w:val="0"/>
                      <w:color w:val="212529"/>
                    </w:rPr>
                    <w:t>Types Of Position Property :</w:t>
                  </w:r>
                </w:p>
                <w:p w:rsidR="00823246" w:rsidRDefault="00823246" w:rsidP="00156417">
                  <w:pPr>
                    <w:pStyle w:val="NormalWeb"/>
                    <w:shd w:val="clear" w:color="auto" w:fill="F8F9FA"/>
                    <w:spacing w:before="0" w:beforeAutospacing="0"/>
                    <w:rPr>
                      <w:rFonts w:ascii="Helvetica" w:hAnsi="Helvetica" w:cs="Helvetica"/>
                      <w:strike w:val="0"/>
                      <w:color w:val="212529"/>
                      <w:sz w:val="25"/>
                      <w:szCs w:val="25"/>
                    </w:rPr>
                  </w:pPr>
                  <w:r w:rsidRPr="00156417">
                    <w:rPr>
                      <w:rFonts w:ascii="Helvetica" w:hAnsi="Helvetica" w:cs="Helvetica"/>
                      <w:strike w:val="0"/>
                      <w:color w:val="212529"/>
                      <w:sz w:val="25"/>
                      <w:szCs w:val="25"/>
                    </w:rPr>
                    <w:t>There are five types of position property :</w:t>
                  </w:r>
                </w:p>
                <w:p w:rsidR="00823246" w:rsidRPr="00156417" w:rsidRDefault="00823246" w:rsidP="00156417">
                  <w:pPr>
                    <w:numPr>
                      <w:ilvl w:val="0"/>
                      <w:numId w:val="27"/>
                    </w:numPr>
                    <w:shd w:val="clear" w:color="auto" w:fill="F8F9FA"/>
                    <w:spacing w:after="100" w:afterAutospacing="1" w:line="240" w:lineRule="auto"/>
                    <w:rPr>
                      <w:rFonts w:ascii="Helvetica" w:eastAsia="Times New Roman" w:hAnsi="Helvetica" w:cs="Helvetica"/>
                      <w:color w:val="212529"/>
                      <w:sz w:val="25"/>
                      <w:szCs w:val="25"/>
                      <w:vertAlign w:val="baseline"/>
                      <w:lang w:bidi="ar-SA"/>
                    </w:rPr>
                  </w:pPr>
                  <w:r w:rsidRPr="00156417">
                    <w:rPr>
                      <w:rFonts w:ascii="Helvetica" w:eastAsia="Times New Roman" w:hAnsi="Helvetica" w:cs="Helvetica"/>
                      <w:color w:val="212529"/>
                      <w:sz w:val="25"/>
                      <w:szCs w:val="25"/>
                      <w:vertAlign w:val="baseline"/>
                      <w:lang w:bidi="ar-SA"/>
                    </w:rPr>
                    <w:t>static</w:t>
                  </w:r>
                </w:p>
                <w:p w:rsidR="00823246" w:rsidRPr="00156417" w:rsidRDefault="00823246" w:rsidP="00156417">
                  <w:pPr>
                    <w:numPr>
                      <w:ilvl w:val="0"/>
                      <w:numId w:val="27"/>
                    </w:numPr>
                    <w:shd w:val="clear" w:color="auto" w:fill="F8F9FA"/>
                    <w:spacing w:after="100" w:afterAutospacing="1" w:line="240" w:lineRule="auto"/>
                    <w:rPr>
                      <w:rFonts w:ascii="Helvetica" w:eastAsia="Times New Roman" w:hAnsi="Helvetica" w:cs="Helvetica"/>
                      <w:color w:val="212529"/>
                      <w:sz w:val="25"/>
                      <w:szCs w:val="25"/>
                      <w:vertAlign w:val="baseline"/>
                      <w:lang w:bidi="ar-SA"/>
                    </w:rPr>
                  </w:pPr>
                  <w:r w:rsidRPr="00156417">
                    <w:rPr>
                      <w:rFonts w:ascii="Helvetica" w:eastAsia="Times New Roman" w:hAnsi="Helvetica" w:cs="Helvetica"/>
                      <w:color w:val="212529"/>
                      <w:sz w:val="25"/>
                      <w:szCs w:val="25"/>
                      <w:vertAlign w:val="baseline"/>
                      <w:lang w:bidi="ar-SA"/>
                    </w:rPr>
                    <w:t>relative</w:t>
                  </w:r>
                </w:p>
                <w:p w:rsidR="00823246" w:rsidRPr="00156417" w:rsidRDefault="00823246" w:rsidP="00156417">
                  <w:pPr>
                    <w:numPr>
                      <w:ilvl w:val="0"/>
                      <w:numId w:val="27"/>
                    </w:numPr>
                    <w:shd w:val="clear" w:color="auto" w:fill="F8F9FA"/>
                    <w:spacing w:after="100" w:afterAutospacing="1" w:line="240" w:lineRule="auto"/>
                    <w:rPr>
                      <w:rFonts w:ascii="Helvetica" w:eastAsia="Times New Roman" w:hAnsi="Helvetica" w:cs="Helvetica"/>
                      <w:color w:val="212529"/>
                      <w:sz w:val="25"/>
                      <w:szCs w:val="25"/>
                      <w:vertAlign w:val="baseline"/>
                      <w:lang w:bidi="ar-SA"/>
                    </w:rPr>
                  </w:pPr>
                  <w:r w:rsidRPr="00156417">
                    <w:rPr>
                      <w:rFonts w:ascii="Helvetica" w:eastAsia="Times New Roman" w:hAnsi="Helvetica" w:cs="Helvetica"/>
                      <w:color w:val="212529"/>
                      <w:sz w:val="25"/>
                      <w:szCs w:val="25"/>
                      <w:vertAlign w:val="baseline"/>
                      <w:lang w:bidi="ar-SA"/>
                    </w:rPr>
                    <w:t>absolute</w:t>
                  </w:r>
                </w:p>
                <w:p w:rsidR="00823246" w:rsidRPr="00156417" w:rsidRDefault="00823246" w:rsidP="00156417">
                  <w:pPr>
                    <w:numPr>
                      <w:ilvl w:val="0"/>
                      <w:numId w:val="27"/>
                    </w:numPr>
                    <w:shd w:val="clear" w:color="auto" w:fill="F8F9FA"/>
                    <w:spacing w:after="100" w:afterAutospacing="1" w:line="240" w:lineRule="auto"/>
                    <w:rPr>
                      <w:rFonts w:ascii="Helvetica" w:eastAsia="Times New Roman" w:hAnsi="Helvetica" w:cs="Helvetica"/>
                      <w:color w:val="212529"/>
                      <w:sz w:val="25"/>
                      <w:szCs w:val="25"/>
                      <w:vertAlign w:val="baseline"/>
                      <w:lang w:bidi="ar-SA"/>
                    </w:rPr>
                  </w:pPr>
                  <w:r w:rsidRPr="00156417">
                    <w:rPr>
                      <w:rFonts w:ascii="Helvetica" w:eastAsia="Times New Roman" w:hAnsi="Helvetica" w:cs="Helvetica"/>
                      <w:color w:val="212529"/>
                      <w:sz w:val="25"/>
                      <w:szCs w:val="25"/>
                      <w:vertAlign w:val="baseline"/>
                      <w:lang w:bidi="ar-SA"/>
                    </w:rPr>
                    <w:t>fixed</w:t>
                  </w:r>
                </w:p>
                <w:p w:rsidR="00823246" w:rsidRPr="00156417" w:rsidRDefault="00823246" w:rsidP="00156417">
                  <w:pPr>
                    <w:numPr>
                      <w:ilvl w:val="0"/>
                      <w:numId w:val="27"/>
                    </w:numPr>
                    <w:shd w:val="clear" w:color="auto" w:fill="F8F9FA"/>
                    <w:spacing w:after="100" w:afterAutospacing="1" w:line="240" w:lineRule="auto"/>
                    <w:rPr>
                      <w:rFonts w:ascii="Helvetica" w:eastAsia="Times New Roman" w:hAnsi="Helvetica" w:cs="Helvetica"/>
                      <w:color w:val="212529"/>
                      <w:sz w:val="25"/>
                      <w:szCs w:val="25"/>
                      <w:vertAlign w:val="baseline"/>
                      <w:lang w:bidi="ar-SA"/>
                    </w:rPr>
                  </w:pPr>
                  <w:r w:rsidRPr="00156417">
                    <w:rPr>
                      <w:rFonts w:ascii="Helvetica" w:eastAsia="Times New Roman" w:hAnsi="Helvetica" w:cs="Helvetica"/>
                      <w:color w:val="212529"/>
                      <w:sz w:val="25"/>
                      <w:szCs w:val="25"/>
                      <w:vertAlign w:val="baseline"/>
                      <w:lang w:bidi="ar-SA"/>
                    </w:rPr>
                    <w:t>sticky</w:t>
                  </w:r>
                </w:p>
                <w:p w:rsidR="00823246" w:rsidRDefault="00823246" w:rsidP="00156417">
                  <w:pPr>
                    <w:pStyle w:val="Heading4"/>
                    <w:shd w:val="clear" w:color="auto" w:fill="F8F9FA"/>
                    <w:spacing w:before="340" w:after="122" w:line="240" w:lineRule="auto"/>
                    <w:rPr>
                      <w:rFonts w:ascii="Segoe UI" w:hAnsi="Segoe UI" w:cs="Segoe UI"/>
                      <w:b w:val="0"/>
                      <w:bCs w:val="0"/>
                      <w:color w:val="212529"/>
                    </w:rPr>
                  </w:pPr>
                  <w:r>
                    <w:rPr>
                      <w:rFonts w:ascii="Segoe UI" w:hAnsi="Segoe UI" w:cs="Segoe UI"/>
                      <w:b w:val="0"/>
                      <w:bCs w:val="0"/>
                      <w:color w:val="212529"/>
                    </w:rPr>
                    <w:t>position: static;</w:t>
                  </w:r>
                </w:p>
                <w:p w:rsidR="00823246" w:rsidRDefault="00823246" w:rsidP="00156417">
                  <w:pPr>
                    <w:numPr>
                      <w:ilvl w:val="0"/>
                      <w:numId w:val="28"/>
                    </w:numPr>
                    <w:shd w:val="clear" w:color="auto" w:fill="F8F9FA"/>
                    <w:spacing w:before="100" w:beforeAutospacing="1" w:after="100" w:afterAutospacing="1" w:line="240" w:lineRule="auto"/>
                    <w:rPr>
                      <w:rFonts w:ascii="Helvetica" w:hAnsi="Helvetica" w:cs="Helvetica"/>
                      <w:color w:val="212529"/>
                      <w:sz w:val="25"/>
                      <w:szCs w:val="25"/>
                    </w:rPr>
                  </w:pPr>
                  <w:r>
                    <w:rPr>
                      <w:rFonts w:ascii="Helvetica" w:hAnsi="Helvetica" w:cs="Helvetica"/>
                      <w:color w:val="212529"/>
                      <w:sz w:val="25"/>
                      <w:szCs w:val="25"/>
                    </w:rPr>
                    <w:t>It is the default position of HTML elements.</w:t>
                  </w:r>
                </w:p>
                <w:p w:rsidR="00823246" w:rsidRDefault="00823246" w:rsidP="00156417">
                  <w:pPr>
                    <w:pStyle w:val="Heading4"/>
                    <w:shd w:val="clear" w:color="auto" w:fill="F8F9FA"/>
                    <w:spacing w:before="340" w:after="122" w:line="240" w:lineRule="auto"/>
                    <w:rPr>
                      <w:rFonts w:ascii="Segoe UI" w:hAnsi="Segoe UI" w:cs="Segoe UI"/>
                      <w:b w:val="0"/>
                      <w:bCs w:val="0"/>
                      <w:color w:val="212529"/>
                    </w:rPr>
                  </w:pPr>
                  <w:r>
                    <w:rPr>
                      <w:rFonts w:ascii="Segoe UI" w:hAnsi="Segoe UI" w:cs="Segoe UI"/>
                      <w:b w:val="0"/>
                      <w:bCs w:val="0"/>
                      <w:color w:val="212529"/>
                    </w:rPr>
                    <w:t>position: relative;</w:t>
                  </w:r>
                </w:p>
                <w:p w:rsidR="00823246" w:rsidRDefault="00823246" w:rsidP="00156417">
                  <w:pPr>
                    <w:numPr>
                      <w:ilvl w:val="0"/>
                      <w:numId w:val="29"/>
                    </w:numPr>
                    <w:shd w:val="clear" w:color="auto" w:fill="F8F9FA"/>
                    <w:spacing w:before="100" w:beforeAutospacing="1" w:after="100" w:afterAutospacing="1" w:line="240" w:lineRule="auto"/>
                    <w:rPr>
                      <w:rFonts w:ascii="Helvetica" w:hAnsi="Helvetica" w:cs="Helvetica"/>
                      <w:color w:val="212529"/>
                      <w:sz w:val="25"/>
                      <w:szCs w:val="25"/>
                    </w:rPr>
                  </w:pPr>
                  <w:r>
                    <w:rPr>
                      <w:rFonts w:ascii="Helvetica" w:hAnsi="Helvetica" w:cs="Helvetica"/>
                      <w:color w:val="212529"/>
                      <w:sz w:val="25"/>
                      <w:szCs w:val="25"/>
                    </w:rPr>
                    <w:t>It is used when we need to position an HTML element relative to its normal position.</w:t>
                  </w:r>
                </w:p>
                <w:p w:rsidR="00823246" w:rsidRDefault="00823246" w:rsidP="00156417">
                  <w:pPr>
                    <w:numPr>
                      <w:ilvl w:val="0"/>
                      <w:numId w:val="29"/>
                    </w:numPr>
                    <w:shd w:val="clear" w:color="auto" w:fill="F8F9FA"/>
                    <w:spacing w:before="100" w:beforeAutospacing="1" w:after="100" w:afterAutospacing="1" w:line="240" w:lineRule="auto"/>
                    <w:rPr>
                      <w:rFonts w:ascii="Helvetica" w:hAnsi="Helvetica" w:cs="Helvetica"/>
                      <w:color w:val="212529"/>
                      <w:sz w:val="25"/>
                      <w:szCs w:val="25"/>
                    </w:rPr>
                  </w:pPr>
                  <w:r>
                    <w:rPr>
                      <w:rFonts w:ascii="Helvetica" w:hAnsi="Helvetica" w:cs="Helvetica"/>
                      <w:color w:val="212529"/>
                      <w:sz w:val="25"/>
                      <w:szCs w:val="25"/>
                    </w:rPr>
                    <w:t>We can set the top, right, bottom, and left properties that will cause the element to adjust away from the normal position.</w:t>
                  </w:r>
                </w:p>
                <w:p w:rsidR="00823246" w:rsidRDefault="00823246" w:rsidP="00156417">
                  <w:pPr>
                    <w:shd w:val="clear" w:color="auto" w:fill="F8F9FA"/>
                    <w:spacing w:before="100" w:beforeAutospacing="1" w:after="100" w:afterAutospacing="1" w:line="240" w:lineRule="auto"/>
                    <w:ind w:left="360" w:firstLine="0"/>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Example: We have used the below CSS to design four boxes as shown in the given image :</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8292A2"/>
                      <w:sz w:val="22"/>
                      <w:szCs w:val="22"/>
                    </w:rPr>
                    <w:t>DOCTYPE html</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html </w:t>
                  </w:r>
                  <w:r>
                    <w:rPr>
                      <w:rStyle w:val="token"/>
                      <w:rFonts w:ascii="Consolas" w:eastAsiaTheme="majorEastAsia" w:hAnsi="Consolas" w:cs="Consolas"/>
                      <w:color w:val="A6E22E"/>
                      <w:sz w:val="22"/>
                      <w:szCs w:val="22"/>
                    </w:rPr>
                    <w:t>lang</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en</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charset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UTF-8</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name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viewport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width=device-width, initial-scale=1.0</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CSS Position Tutorial</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.box{</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2px solid red;</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display: inline-block;</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150px;</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height: 150px;</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2px;</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token"/>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body</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token"/>
                      <w:rFonts w:ascii="Consolas" w:eastAsiaTheme="majorEastAsia" w:hAnsi="Consolas" w:cs="Consolas"/>
                      <w:color w:val="F8F8F2"/>
                      <w:sz w:val="22"/>
                      <w:szCs w:val="22"/>
                    </w:rPr>
                  </w:pPr>
                </w:p>
                <w:p w:rsidR="00823246" w:rsidRDefault="00823246" w:rsidP="00823246">
                  <w:pPr>
                    <w:pStyle w:val="HTMLPreformatted"/>
                    <w:shd w:val="clear" w:color="auto" w:fill="272822"/>
                    <w:spacing w:before="120" w:after="120"/>
                    <w:rPr>
                      <w:rStyle w:val="token"/>
                      <w:rFonts w:ascii="Consolas" w:eastAsiaTheme="majorEastAsia" w:hAnsi="Consolas" w:cs="Consolas"/>
                      <w:color w:val="F8F8F2"/>
                      <w:sz w:val="22"/>
                      <w:szCs w:val="22"/>
                    </w:rPr>
                  </w:pPr>
                </w:p>
                <w:p w:rsidR="00823246" w:rsidRDefault="00823246" w:rsidP="00823246">
                  <w:pPr>
                    <w:pStyle w:val="HTMLPreformatted"/>
                    <w:shd w:val="clear" w:color="auto" w:fill="272822"/>
                    <w:spacing w:before="120" w:after="120"/>
                    <w:rPr>
                      <w:rFonts w:ascii="Consolas" w:hAnsi="Consolas" w:cs="Consolas"/>
                      <w:color w:val="F8F8F2"/>
                      <w:sz w:val="12"/>
                      <w:szCs w:val="12"/>
                    </w:rPr>
                  </w:pPr>
                </w:p>
                <w:p w:rsidR="00823246" w:rsidRDefault="00823246" w:rsidP="00156417">
                  <w:pPr>
                    <w:shd w:val="clear" w:color="auto" w:fill="F8F9FA"/>
                    <w:spacing w:before="100" w:beforeAutospacing="1" w:after="100" w:afterAutospacing="1" w:line="240" w:lineRule="auto"/>
                    <w:ind w:left="360" w:firstLine="0"/>
                    <w:rPr>
                      <w:rFonts w:ascii="Helvetica" w:hAnsi="Helvetica" w:cs="Helvetica"/>
                      <w:color w:val="212529"/>
                      <w:sz w:val="25"/>
                      <w:szCs w:val="25"/>
                    </w:rPr>
                  </w:pPr>
                </w:p>
                <w:p w:rsidR="00823246" w:rsidRPr="00156417" w:rsidRDefault="00823246" w:rsidP="00156417">
                  <w:pPr>
                    <w:pStyle w:val="NormalWeb"/>
                    <w:shd w:val="clear" w:color="auto" w:fill="F8F9FA"/>
                    <w:spacing w:before="0" w:beforeAutospacing="0"/>
                    <w:rPr>
                      <w:rFonts w:ascii="Helvetica" w:hAnsi="Helvetica" w:cs="Helvetica"/>
                      <w:strike w:val="0"/>
                      <w:color w:val="212529"/>
                      <w:sz w:val="25"/>
                      <w:szCs w:val="25"/>
                    </w:rPr>
                  </w:pPr>
                </w:p>
                <w:p w:rsidR="00823246" w:rsidRPr="00156417" w:rsidRDefault="00823246" w:rsidP="00156417">
                  <w:pPr>
                    <w:spacing w:line="240" w:lineRule="auto"/>
                  </w:pPr>
                </w:p>
                <w:p w:rsidR="00823246" w:rsidRPr="00156417" w:rsidRDefault="00823246">
                  <w:pPr>
                    <w:rPr>
                      <w:b/>
                      <w:sz w:val="32"/>
                    </w:rPr>
                  </w:pPr>
                </w:p>
              </w:txbxContent>
            </v:textbox>
          </v:shape>
        </w:pict>
      </w:r>
    </w:p>
    <w:p w:rsidR="00004BFF" w:rsidRDefault="00004BFF">
      <w:r>
        <w:br w:type="page"/>
      </w:r>
    </w:p>
    <w:p w:rsidR="00004BFF" w:rsidRDefault="00693354">
      <w:r>
        <w:rPr>
          <w:noProof/>
          <w:lang w:bidi="ar-SA"/>
        </w:rPr>
        <w:lastRenderedPageBreak/>
        <w:pict>
          <v:shape id="_x0000_s1100" type="#_x0000_t202" style="position:absolute;left:0;text-align:left;margin-left:-68.6pt;margin-top:-67.9pt;width:602.5pt;height:774.3pt;z-index:251717632" stroked="f">
            <v:textbox>
              <w:txbxContent>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box1</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box2</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box3</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box4</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body</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823246">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html</w:t>
                  </w:r>
                  <w:r>
                    <w:rPr>
                      <w:rStyle w:val="token"/>
                      <w:rFonts w:ascii="Consolas" w:eastAsiaTheme="majorEastAsia" w:hAnsi="Consolas" w:cs="Consolas"/>
                      <w:color w:val="F8F8F2"/>
                      <w:sz w:val="22"/>
                      <w:szCs w:val="22"/>
                    </w:rPr>
                    <w:t>&gt;</w:t>
                  </w:r>
                </w:p>
                <w:p w:rsidR="00823246" w:rsidRDefault="00823246"/>
                <w:p w:rsidR="00823246" w:rsidRDefault="00823246"/>
                <w:p w:rsidR="00823246" w:rsidRDefault="00823246"/>
                <w:p w:rsidR="00823246" w:rsidRDefault="00823246"/>
                <w:p w:rsidR="00823246" w:rsidRDefault="00823246"/>
                <w:p w:rsidR="00823246" w:rsidRDefault="00823246">
                  <w:pPr>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The default position of all the boxes in the above image is static. Now, we will change the position from static to relative of box 3. Here is the CSS used :</w:t>
                  </w:r>
                </w:p>
                <w:p w:rsidR="00823246" w:rsidRDefault="00823246" w:rsidP="00823246">
                  <w:pPr>
                    <w:pStyle w:val="HTMLPreformatted"/>
                    <w:shd w:val="clear" w:color="auto" w:fill="272822"/>
                    <w:spacing w:before="120" w:after="120"/>
                    <w:rPr>
                      <w:rStyle w:val="token"/>
                      <w:rFonts w:ascii="Consolas" w:eastAsiaTheme="majorEastAsia" w:hAnsi="Consolas" w:cs="Consolas"/>
                      <w:color w:val="A6E22E"/>
                      <w:sz w:val="22"/>
                      <w:szCs w:val="22"/>
                    </w:rPr>
                  </w:pPr>
                  <w:r>
                    <w:rPr>
                      <w:rStyle w:val="token"/>
                      <w:rFonts w:ascii="Consolas" w:eastAsiaTheme="majorEastAsia" w:hAnsi="Consolas" w:cs="Consolas"/>
                      <w:color w:val="A6E22E"/>
                      <w:sz w:val="22"/>
                      <w:szCs w:val="22"/>
                    </w:rPr>
                    <w:t>&lt;style&gt;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 xml:space="preserve">        .box</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2px solid red</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display</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inline-block</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150px</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height</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150px</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margin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2px</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A6E22E"/>
                      <w:sz w:val="22"/>
                      <w:szCs w:val="22"/>
                    </w:rPr>
                    <w:t>#box3</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position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relative</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top</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34px</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left</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34px</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w:t>
                  </w:r>
                </w:p>
                <w:p w:rsidR="00823246" w:rsidRDefault="00823246" w:rsidP="00823246">
                  <w:pPr>
                    <w:pStyle w:val="HTMLPreformatted"/>
                    <w:shd w:val="clear" w:color="auto" w:fill="272822"/>
                    <w:spacing w:before="120" w:after="120"/>
                    <w:rPr>
                      <w:rStyle w:val="token"/>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823246">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&lt;/style&gt;</w:t>
                  </w:r>
                </w:p>
                <w:p w:rsidR="00823246" w:rsidRDefault="00823246"/>
              </w:txbxContent>
            </v:textbox>
          </v:shape>
        </w:pict>
      </w:r>
    </w:p>
    <w:p w:rsidR="00004BFF" w:rsidRDefault="00693354">
      <w:r>
        <w:rPr>
          <w:noProof/>
          <w:lang w:bidi="ar-SA"/>
        </w:rPr>
        <w:pict>
          <v:rect id="_x0000_s1101" style="position:absolute;left:0;text-align:left;margin-left:-44.85pt;margin-top:39.3pt;width:525.75pt;height:186.8pt;z-index:251718656" stroked="f">
            <v:fill r:id="rId22" o:title="base64 (4)" recolor="t" type="frame"/>
          </v:rect>
        </w:pict>
      </w:r>
      <w:r w:rsidR="00004BFF">
        <w:br w:type="page"/>
      </w:r>
    </w:p>
    <w:p w:rsidR="00004BFF" w:rsidRDefault="00693354">
      <w:r>
        <w:rPr>
          <w:noProof/>
          <w:lang w:bidi="ar-SA"/>
        </w:rPr>
        <w:lastRenderedPageBreak/>
        <w:pict>
          <v:rect id="_x0000_s1103" style="position:absolute;left:0;text-align:left;margin-left:-48.9pt;margin-top:-42.8pt;width:557pt;height:194.25pt;z-index:251720704" stroked="f">
            <v:fill r:id="rId23" o:title="base64_DTj0U2L" recolor="t" type="frame"/>
          </v:rect>
        </w:pict>
      </w:r>
      <w:r>
        <w:rPr>
          <w:noProof/>
          <w:lang w:bidi="ar-SA"/>
        </w:rPr>
        <w:pict>
          <v:shape id="_x0000_s1102" type="#_x0000_t202" style="position:absolute;left:0;text-align:left;margin-left:-69.3pt;margin-top:-66.55pt;width:601.85pt;height:764.8pt;z-index:251719680" stroked="f">
            <v:textbox>
              <w:txbxContent>
                <w:p w:rsidR="00823246" w:rsidRDefault="00823246" w:rsidP="00823246">
                  <w:pPr>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You can see in the image given below that box3 has shifted 34px away from the top and left side relative to its normal position.</w:t>
                  </w:r>
                </w:p>
                <w:p w:rsidR="00823246" w:rsidRDefault="00823246" w:rsidP="00823246"/>
                <w:p w:rsidR="00823246" w:rsidRDefault="00823246" w:rsidP="00823246"/>
                <w:p w:rsidR="00823246" w:rsidRDefault="00823246" w:rsidP="00823246"/>
                <w:p w:rsidR="00823246" w:rsidRDefault="00823246" w:rsidP="00823246"/>
                <w:p w:rsidR="00823246" w:rsidRDefault="00823246" w:rsidP="00823246"/>
                <w:p w:rsidR="00823246" w:rsidRDefault="00823246" w:rsidP="00823246">
                  <w:pPr>
                    <w:pStyle w:val="Heading4"/>
                    <w:shd w:val="clear" w:color="auto" w:fill="F8F9FA"/>
                    <w:spacing w:before="340" w:after="122"/>
                    <w:rPr>
                      <w:rFonts w:ascii="Segoe UI" w:hAnsi="Segoe UI" w:cs="Segoe UI"/>
                      <w:b w:val="0"/>
                      <w:bCs w:val="0"/>
                      <w:color w:val="212529"/>
                    </w:rPr>
                  </w:pPr>
                  <w:r>
                    <w:rPr>
                      <w:rFonts w:ascii="Segoe UI" w:hAnsi="Segoe UI" w:cs="Segoe UI"/>
                      <w:b w:val="0"/>
                      <w:bCs w:val="0"/>
                      <w:color w:val="212529"/>
                    </w:rPr>
                    <w:t>position: absolute;</w:t>
                  </w:r>
                </w:p>
                <w:p w:rsidR="00823246" w:rsidRDefault="00823246" w:rsidP="00823246">
                  <w:pPr>
                    <w:numPr>
                      <w:ilvl w:val="0"/>
                      <w:numId w:val="30"/>
                    </w:numPr>
                    <w:shd w:val="clear" w:color="auto" w:fill="F8F9FA"/>
                    <w:spacing w:before="100" w:beforeAutospacing="1" w:after="100" w:afterAutospacing="1" w:line="240" w:lineRule="auto"/>
                    <w:rPr>
                      <w:rFonts w:ascii="Helvetica" w:hAnsi="Helvetica" w:cs="Helvetica"/>
                      <w:color w:val="212529"/>
                      <w:sz w:val="25"/>
                      <w:szCs w:val="25"/>
                    </w:rPr>
                  </w:pPr>
                  <w:r>
                    <w:rPr>
                      <w:rFonts w:ascii="Helvetica" w:hAnsi="Helvetica" w:cs="Helvetica"/>
                      <w:color w:val="212529"/>
                      <w:sz w:val="25"/>
                      <w:szCs w:val="25"/>
                    </w:rPr>
                    <w:t>An element with the absolute position will move according to the position of its parent element.</w:t>
                  </w:r>
                </w:p>
                <w:p w:rsidR="00823246" w:rsidRDefault="00823246" w:rsidP="00823246">
                  <w:pPr>
                    <w:numPr>
                      <w:ilvl w:val="0"/>
                      <w:numId w:val="30"/>
                    </w:numPr>
                    <w:shd w:val="clear" w:color="auto" w:fill="F8F9FA"/>
                    <w:spacing w:before="100" w:beforeAutospacing="1" w:after="100" w:afterAutospacing="1" w:line="240" w:lineRule="auto"/>
                    <w:rPr>
                      <w:rFonts w:ascii="Helvetica" w:hAnsi="Helvetica" w:cs="Helvetica"/>
                      <w:color w:val="212529"/>
                      <w:sz w:val="25"/>
                      <w:szCs w:val="25"/>
                    </w:rPr>
                  </w:pPr>
                  <w:r>
                    <w:rPr>
                      <w:rFonts w:ascii="Helvetica" w:hAnsi="Helvetica" w:cs="Helvetica"/>
                      <w:color w:val="212529"/>
                      <w:sz w:val="25"/>
                      <w:szCs w:val="25"/>
                    </w:rPr>
                    <w:t>In the absence of any parent element, the HTML element will be placed relative to the page.</w:t>
                  </w:r>
                </w:p>
                <w:p w:rsidR="00823246" w:rsidRDefault="00823246" w:rsidP="00823246">
                  <w:pPr>
                    <w:pStyle w:val="NormalWeb"/>
                    <w:shd w:val="clear" w:color="auto" w:fill="F8F9FA"/>
                    <w:spacing w:before="0" w:beforeAutospacing="0"/>
                    <w:rPr>
                      <w:rFonts w:ascii="Helvetica" w:hAnsi="Helvetica" w:cs="Helvetica"/>
                      <w:strike w:val="0"/>
                      <w:color w:val="212529"/>
                      <w:sz w:val="25"/>
                      <w:szCs w:val="25"/>
                    </w:rPr>
                  </w:pPr>
                  <w:r w:rsidRPr="00823246">
                    <w:rPr>
                      <w:rFonts w:ascii="Helvetica" w:hAnsi="Helvetica" w:cs="Helvetica"/>
                      <w:strike w:val="0"/>
                      <w:color w:val="212529"/>
                      <w:sz w:val="25"/>
                      <w:szCs w:val="25"/>
                    </w:rPr>
                    <w:t>Now, we have changed the position of box3 from relative to absolute. Here is the CSS used :</w:t>
                  </w:r>
                </w:p>
                <w:p w:rsidR="00823246" w:rsidRDefault="00823246" w:rsidP="00823246">
                  <w:pPr>
                    <w:pStyle w:val="HTMLPreformatted"/>
                    <w:shd w:val="clear" w:color="auto" w:fill="272822"/>
                    <w:spacing w:before="120" w:after="120"/>
                    <w:rPr>
                      <w:rStyle w:val="token"/>
                      <w:rFonts w:ascii="Consolas" w:eastAsiaTheme="majorEastAsia" w:hAnsi="Consolas" w:cs="Consolas"/>
                      <w:color w:val="A6E22E"/>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A6E22E"/>
                      <w:sz w:val="22"/>
                      <w:szCs w:val="22"/>
                    </w:rPr>
                    <w:t>&lt;style&gt;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 xml:space="preserve">        .box</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2px solid red</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display</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inline-block</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width</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150px</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height</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150px</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margin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2px</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A6E22E"/>
                      <w:sz w:val="22"/>
                      <w:szCs w:val="22"/>
                    </w:rPr>
                    <w:t>#box3</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position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absolute</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top</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34px</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left</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34px</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A6E22E"/>
                      <w:sz w:val="22"/>
                      <w:szCs w:val="22"/>
                    </w:rPr>
                    <w:t>.container</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border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2px solid black</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background-color</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khaki</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height</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3444px</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823246" w:rsidRDefault="00823246" w:rsidP="00823246">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&lt;/style&gt;</w:t>
                  </w:r>
                </w:p>
                <w:p w:rsidR="00823246" w:rsidRPr="00823246" w:rsidRDefault="00823246" w:rsidP="00823246">
                  <w:pPr>
                    <w:pStyle w:val="NormalWeb"/>
                    <w:shd w:val="clear" w:color="auto" w:fill="F8F9FA"/>
                    <w:spacing w:before="0" w:beforeAutospacing="0"/>
                    <w:rPr>
                      <w:rFonts w:ascii="Helvetica" w:hAnsi="Helvetica" w:cs="Helvetica"/>
                      <w:strike w:val="0"/>
                      <w:color w:val="212529"/>
                      <w:sz w:val="25"/>
                      <w:szCs w:val="25"/>
                    </w:rPr>
                  </w:pPr>
                </w:p>
                <w:p w:rsidR="00823246" w:rsidRPr="00823246" w:rsidRDefault="00823246" w:rsidP="00823246"/>
              </w:txbxContent>
            </v:textbox>
          </v:shape>
        </w:pict>
      </w:r>
    </w:p>
    <w:p w:rsidR="00004BFF" w:rsidRDefault="00004BFF">
      <w:r>
        <w:br w:type="page"/>
      </w:r>
    </w:p>
    <w:p w:rsidR="00004BFF" w:rsidRDefault="00693354">
      <w:r>
        <w:rPr>
          <w:noProof/>
          <w:lang w:bidi="ar-SA"/>
        </w:rPr>
        <w:lastRenderedPageBreak/>
        <w:pict>
          <v:rect id="_x0000_s1105" style="position:absolute;left:0;text-align:left;margin-left:-44.15pt;margin-top:-38.05pt;width:537.95pt;height:215.35pt;z-index:251722752" stroked="f">
            <v:fill r:id="rId24" o:title="base64_7OYa2u9" recolor="t" type="frame"/>
          </v:rect>
        </w:pict>
      </w:r>
      <w:r>
        <w:rPr>
          <w:noProof/>
          <w:lang w:bidi="ar-SA"/>
        </w:rPr>
        <w:pict>
          <v:shape id="_x0000_s1104" type="#_x0000_t202" style="position:absolute;left:0;text-align:left;margin-left:-65.9pt;margin-top:-69.3pt;width:598.45pt;height:781.15pt;z-index:251721728" stroked="f">
            <v:textbox>
              <w:txbxContent>
                <w:p w:rsidR="00823246" w:rsidRDefault="00823246">
                  <w:pPr>
                    <w:rPr>
                      <w:rFonts w:ascii="Helvetica" w:hAnsi="Helvetica" w:cs="Helvetica"/>
                      <w:color w:val="212529"/>
                      <w:sz w:val="25"/>
                      <w:szCs w:val="25"/>
                      <w:shd w:val="clear" w:color="auto" w:fill="F8F9FA"/>
                    </w:rPr>
                  </w:pPr>
                  <w:r>
                    <w:rPr>
                      <w:rFonts w:ascii="Helvetica" w:hAnsi="Helvetica" w:cs="Helvetica"/>
                      <w:color w:val="212529"/>
                      <w:sz w:val="25"/>
                      <w:szCs w:val="25"/>
                      <w:shd w:val="clear" w:color="auto" w:fill="F8F9FA"/>
                    </w:rPr>
                    <w:t>You can see in the image given below that the box3 has moved to the left side of the page. </w:t>
                  </w:r>
                </w:p>
                <w:p w:rsidR="00823246" w:rsidRDefault="00823246">
                  <w:pPr>
                    <w:rPr>
                      <w:rFonts w:ascii="Helvetica" w:hAnsi="Helvetica" w:cs="Helvetica"/>
                      <w:color w:val="212529"/>
                      <w:sz w:val="25"/>
                      <w:szCs w:val="25"/>
                      <w:shd w:val="clear" w:color="auto" w:fill="F8F9FA"/>
                    </w:rPr>
                  </w:pPr>
                </w:p>
                <w:p w:rsidR="00823246" w:rsidRDefault="00823246">
                  <w:pPr>
                    <w:rPr>
                      <w:rFonts w:ascii="Helvetica" w:hAnsi="Helvetica" w:cs="Helvetica"/>
                      <w:color w:val="212529"/>
                      <w:sz w:val="25"/>
                      <w:szCs w:val="25"/>
                      <w:shd w:val="clear" w:color="auto" w:fill="F8F9FA"/>
                    </w:rPr>
                  </w:pPr>
                </w:p>
                <w:p w:rsidR="00823246" w:rsidRDefault="00823246">
                  <w:pPr>
                    <w:rPr>
                      <w:rFonts w:ascii="Helvetica" w:hAnsi="Helvetica" w:cs="Helvetica"/>
                      <w:color w:val="212529"/>
                      <w:sz w:val="25"/>
                      <w:szCs w:val="25"/>
                      <w:shd w:val="clear" w:color="auto" w:fill="F8F9FA"/>
                    </w:rPr>
                  </w:pPr>
                </w:p>
                <w:p w:rsidR="00823246" w:rsidRDefault="00823246">
                  <w:pPr>
                    <w:rPr>
                      <w:rFonts w:ascii="Helvetica" w:hAnsi="Helvetica" w:cs="Helvetica"/>
                      <w:color w:val="212529"/>
                      <w:sz w:val="25"/>
                      <w:szCs w:val="25"/>
                      <w:shd w:val="clear" w:color="auto" w:fill="F8F9FA"/>
                    </w:rPr>
                  </w:pPr>
                </w:p>
                <w:p w:rsidR="00823246" w:rsidRDefault="00823246">
                  <w:pPr>
                    <w:rPr>
                      <w:rFonts w:ascii="Helvetica" w:hAnsi="Helvetica" w:cs="Helvetica"/>
                      <w:color w:val="212529"/>
                      <w:sz w:val="25"/>
                      <w:szCs w:val="25"/>
                      <w:shd w:val="clear" w:color="auto" w:fill="F8F9FA"/>
                    </w:rPr>
                  </w:pPr>
                </w:p>
                <w:p w:rsidR="00823246" w:rsidRDefault="00823246" w:rsidP="00823246">
                  <w:pPr>
                    <w:pStyle w:val="Heading4"/>
                    <w:shd w:val="clear" w:color="auto" w:fill="F8F9FA"/>
                    <w:spacing w:before="340" w:after="122"/>
                    <w:rPr>
                      <w:rFonts w:ascii="Segoe UI" w:hAnsi="Segoe UI" w:cs="Segoe UI"/>
                      <w:b w:val="0"/>
                      <w:bCs w:val="0"/>
                      <w:color w:val="212529"/>
                    </w:rPr>
                  </w:pPr>
                  <w:r>
                    <w:rPr>
                      <w:rFonts w:ascii="Segoe UI" w:hAnsi="Segoe UI" w:cs="Segoe UI"/>
                      <w:b w:val="0"/>
                      <w:bCs w:val="0"/>
                      <w:color w:val="212529"/>
                    </w:rPr>
                    <w:t>position: fixed;</w:t>
                  </w:r>
                </w:p>
                <w:p w:rsidR="00823246" w:rsidRDefault="00823246" w:rsidP="00823246">
                  <w:pPr>
                    <w:numPr>
                      <w:ilvl w:val="0"/>
                      <w:numId w:val="31"/>
                    </w:numPr>
                    <w:shd w:val="clear" w:color="auto" w:fill="F8F9FA"/>
                    <w:spacing w:before="100" w:beforeAutospacing="1" w:after="100" w:afterAutospacing="1" w:line="240" w:lineRule="auto"/>
                    <w:rPr>
                      <w:rFonts w:ascii="Helvetica" w:hAnsi="Helvetica" w:cs="Helvetica"/>
                      <w:color w:val="212529"/>
                      <w:sz w:val="25"/>
                      <w:szCs w:val="25"/>
                    </w:rPr>
                  </w:pPr>
                  <w:r>
                    <w:rPr>
                      <w:rFonts w:ascii="Helvetica" w:hAnsi="Helvetica" w:cs="Helvetica"/>
                      <w:color w:val="212529"/>
                      <w:sz w:val="25"/>
                      <w:szCs w:val="25"/>
                    </w:rPr>
                    <w:t>An element with position:fixed; will remain stuck to a specific position even after the page is scrolled.</w:t>
                  </w:r>
                </w:p>
                <w:p w:rsidR="00823246" w:rsidRDefault="00823246" w:rsidP="00823246">
                  <w:pPr>
                    <w:numPr>
                      <w:ilvl w:val="0"/>
                      <w:numId w:val="31"/>
                    </w:numPr>
                    <w:shd w:val="clear" w:color="auto" w:fill="F8F9FA"/>
                    <w:spacing w:before="100" w:beforeAutospacing="1" w:after="100" w:afterAutospacing="1" w:line="240" w:lineRule="auto"/>
                    <w:rPr>
                      <w:rFonts w:ascii="Helvetica" w:hAnsi="Helvetica" w:cs="Helvetica"/>
                      <w:color w:val="212529"/>
                      <w:sz w:val="25"/>
                      <w:szCs w:val="25"/>
                    </w:rPr>
                  </w:pPr>
                  <w:r>
                    <w:rPr>
                      <w:rFonts w:ascii="Helvetica" w:hAnsi="Helvetica" w:cs="Helvetica"/>
                      <w:color w:val="212529"/>
                      <w:sz w:val="25"/>
                      <w:szCs w:val="25"/>
                    </w:rPr>
                    <w:t>This position property is used when we want to keep an HTML element at a fixed spot no matter where on the page the user is.</w:t>
                  </w:r>
                </w:p>
                <w:p w:rsidR="00823246" w:rsidRPr="00823246" w:rsidRDefault="00823246" w:rsidP="00823246">
                  <w:pPr>
                    <w:pStyle w:val="NormalWeb"/>
                    <w:shd w:val="clear" w:color="auto" w:fill="F8F9FA"/>
                    <w:spacing w:before="0" w:beforeAutospacing="0"/>
                    <w:rPr>
                      <w:rFonts w:ascii="Helvetica" w:hAnsi="Helvetica" w:cs="Helvetica"/>
                      <w:i w:val="0"/>
                      <w:strike w:val="0"/>
                      <w:color w:val="212529"/>
                      <w:sz w:val="25"/>
                      <w:szCs w:val="25"/>
                    </w:rPr>
                  </w:pPr>
                  <w:r w:rsidRPr="00823246">
                    <w:rPr>
                      <w:rFonts w:ascii="Helvetica" w:hAnsi="Helvetica" w:cs="Helvetica"/>
                      <w:i w:val="0"/>
                      <w:strike w:val="0"/>
                      <w:color w:val="212529"/>
                      <w:sz w:val="25"/>
                      <w:szCs w:val="25"/>
                    </w:rPr>
                    <w:t>Notice the box fixed at the top right corner of the page in the image given below. Here is the CSS used :</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8292A2"/>
                      <w:sz w:val="22"/>
                      <w:szCs w:val="22"/>
                    </w:rPr>
                    <w:t>DOCTYPE html</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html </w:t>
                  </w:r>
                  <w:r>
                    <w:rPr>
                      <w:rStyle w:val="token"/>
                      <w:rFonts w:ascii="Consolas" w:eastAsiaTheme="majorEastAsia" w:hAnsi="Consolas" w:cs="Consolas"/>
                      <w:color w:val="A6E22E"/>
                      <w:sz w:val="22"/>
                      <w:szCs w:val="22"/>
                    </w:rPr>
                    <w:t>lang</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en</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charset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UTF-8</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name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viewport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width=device-width, initial-scale=1.0</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Fixed Position In CSS</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.box{</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2px solid red;</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display: inline-block;</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150px;</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height: 150px;</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2px;</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#box3{</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position: fixed;</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right: 4px;</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823246" w:rsidRDefault="00823246" w:rsidP="00823246">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823246" w:rsidRDefault="00823246"/>
              </w:txbxContent>
            </v:textbox>
          </v:shape>
        </w:pict>
      </w:r>
    </w:p>
    <w:p w:rsidR="00004BFF" w:rsidRDefault="00004BFF">
      <w:r>
        <w:br w:type="page"/>
      </w:r>
    </w:p>
    <w:p w:rsidR="00004BFF" w:rsidRDefault="00693354">
      <w:r>
        <w:rPr>
          <w:noProof/>
          <w:lang w:bidi="ar-SA"/>
        </w:rPr>
        <w:lastRenderedPageBreak/>
        <w:pict>
          <v:shape id="_x0000_s1106" type="#_x0000_t202" style="position:absolute;left:0;text-align:left;margin-left:-67.9pt;margin-top:-63.85pt;width:598.4pt;height:766.2pt;z-index:251723776" stroked="f">
            <v:textbox>
              <w:txbxContent>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body</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box1</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box2</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box3</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div </w:t>
                  </w:r>
                  <w:r>
                    <w:rPr>
                      <w:rStyle w:val="token"/>
                      <w:rFonts w:ascii="Consolas" w:eastAsiaTheme="majorEastAsia" w:hAnsi="Consolas" w:cs="Consolas"/>
                      <w:color w:val="A6E22E"/>
                      <w:sz w:val="22"/>
                      <w:szCs w:val="22"/>
                    </w:rPr>
                    <w:t>class</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id</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box4</w:t>
                  </w:r>
                  <w:r>
                    <w:rPr>
                      <w:rStyle w:val="token"/>
                      <w:rFonts w:ascii="Consolas" w:eastAsiaTheme="majorEastAsia" w:hAnsi="Consolas" w:cs="Consolas"/>
                      <w:color w:val="F8F8F2"/>
                      <w:sz w:val="22"/>
                      <w:szCs w:val="22"/>
                    </w:rPr>
                    <w:t>"&gt;&lt;/</w:t>
                  </w:r>
                  <w:r>
                    <w:rPr>
                      <w:rStyle w:val="token"/>
                      <w:rFonts w:ascii="Consolas" w:eastAsiaTheme="majorEastAsia" w:hAnsi="Consolas" w:cs="Consolas"/>
                      <w:color w:val="F92672"/>
                      <w:sz w:val="22"/>
                      <w:szCs w:val="22"/>
                    </w:rPr>
                    <w:t>div</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body</w:t>
                  </w:r>
                  <w:r>
                    <w:rPr>
                      <w:rStyle w:val="token"/>
                      <w:rFonts w:ascii="Consolas" w:eastAsiaTheme="majorEastAsia" w:hAnsi="Consolas" w:cs="Consolas"/>
                      <w:color w:val="F8F8F2"/>
                      <w:sz w:val="22"/>
                      <w:szCs w:val="22"/>
                    </w:rPr>
                    <w:t>&gt;</w:t>
                  </w:r>
                </w:p>
                <w:p w:rsidR="00823246" w:rsidRDefault="00823246" w:rsidP="00823246">
                  <w:pPr>
                    <w:pStyle w:val="HTMLPreformatted"/>
                    <w:shd w:val="clear" w:color="auto" w:fill="272822"/>
                    <w:spacing w:before="120" w:after="120"/>
                    <w:rPr>
                      <w:rFonts w:ascii="Consolas" w:hAnsi="Consolas" w:cs="Consolas"/>
                      <w:color w:val="F8F8F2"/>
                      <w:sz w:val="12"/>
                      <w:szCs w:val="1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html</w:t>
                  </w:r>
                  <w:r>
                    <w:rPr>
                      <w:rStyle w:val="token"/>
                      <w:rFonts w:ascii="Consolas" w:eastAsiaTheme="majorEastAsia" w:hAnsi="Consolas" w:cs="Consolas"/>
                      <w:color w:val="F8F8F2"/>
                      <w:sz w:val="22"/>
                      <w:szCs w:val="22"/>
                    </w:rPr>
                    <w:t>&gt;</w:t>
                  </w:r>
                </w:p>
                <w:p w:rsidR="00823246" w:rsidRDefault="00823246"/>
                <w:p w:rsidR="005A096B" w:rsidRDefault="005A096B"/>
                <w:p w:rsidR="005A096B" w:rsidRDefault="005A096B"/>
                <w:p w:rsidR="005A096B" w:rsidRDefault="005A096B"/>
                <w:p w:rsidR="005A096B" w:rsidRDefault="005A096B"/>
                <w:p w:rsidR="005A096B" w:rsidRDefault="005A096B"/>
                <w:p w:rsidR="005A096B" w:rsidRDefault="005A096B" w:rsidP="005A096B">
                  <w:pPr>
                    <w:pStyle w:val="Heading4"/>
                    <w:shd w:val="clear" w:color="auto" w:fill="F8F9FA"/>
                    <w:spacing w:before="340" w:after="122"/>
                    <w:rPr>
                      <w:rFonts w:ascii="Segoe UI" w:hAnsi="Segoe UI" w:cs="Segoe UI"/>
                      <w:b w:val="0"/>
                      <w:bCs w:val="0"/>
                      <w:color w:val="212529"/>
                    </w:rPr>
                  </w:pPr>
                  <w:r>
                    <w:rPr>
                      <w:rFonts w:ascii="Segoe UI" w:hAnsi="Segoe UI" w:cs="Segoe UI"/>
                      <w:b w:val="0"/>
                      <w:bCs w:val="0"/>
                      <w:color w:val="212529"/>
                    </w:rPr>
                    <w:t>position: sticky;</w:t>
                  </w:r>
                </w:p>
                <w:p w:rsidR="005A096B" w:rsidRDefault="005A096B" w:rsidP="005A096B">
                  <w:pPr>
                    <w:numPr>
                      <w:ilvl w:val="0"/>
                      <w:numId w:val="32"/>
                    </w:numPr>
                    <w:shd w:val="clear" w:color="auto" w:fill="F8F9FA"/>
                    <w:spacing w:before="100" w:beforeAutospacing="1" w:after="100" w:afterAutospacing="1" w:line="240" w:lineRule="auto"/>
                    <w:rPr>
                      <w:rFonts w:ascii="Helvetica" w:hAnsi="Helvetica" w:cs="Helvetica"/>
                      <w:color w:val="212529"/>
                      <w:sz w:val="25"/>
                      <w:szCs w:val="25"/>
                    </w:rPr>
                  </w:pPr>
                  <w:r>
                    <w:rPr>
                      <w:rFonts w:ascii="Helvetica" w:hAnsi="Helvetica" w:cs="Helvetica"/>
                      <w:color w:val="212529"/>
                      <w:sz w:val="25"/>
                      <w:szCs w:val="25"/>
                    </w:rPr>
                    <w:t>It is a hybrid of relative and fixed position.</w:t>
                  </w:r>
                </w:p>
                <w:p w:rsidR="005A096B" w:rsidRDefault="005A096B" w:rsidP="005A096B">
                  <w:pPr>
                    <w:numPr>
                      <w:ilvl w:val="0"/>
                      <w:numId w:val="32"/>
                    </w:numPr>
                    <w:shd w:val="clear" w:color="auto" w:fill="F8F9FA"/>
                    <w:spacing w:before="100" w:beforeAutospacing="1" w:after="100" w:afterAutospacing="1" w:line="240" w:lineRule="auto"/>
                    <w:rPr>
                      <w:rFonts w:ascii="Helvetica" w:hAnsi="Helvetica" w:cs="Helvetica"/>
                      <w:color w:val="212529"/>
                      <w:sz w:val="25"/>
                      <w:szCs w:val="25"/>
                    </w:rPr>
                  </w:pPr>
                  <w:r>
                    <w:rPr>
                      <w:rFonts w:ascii="Helvetica" w:hAnsi="Helvetica" w:cs="Helvetica"/>
                      <w:color w:val="212529"/>
                      <w:sz w:val="25"/>
                      <w:szCs w:val="25"/>
                    </w:rPr>
                    <w:t>An HTML element with position:sticky; will just sit there until a given position offset is met.</w:t>
                  </w:r>
                </w:p>
                <w:p w:rsidR="005A096B" w:rsidRDefault="005A096B" w:rsidP="005A096B">
                  <w:pPr>
                    <w:pStyle w:val="NormalWeb"/>
                    <w:shd w:val="clear" w:color="auto" w:fill="F8F9FA"/>
                    <w:spacing w:before="0" w:beforeAutospacing="0"/>
                    <w:rPr>
                      <w:rFonts w:ascii="Helvetica" w:hAnsi="Helvetica" w:cs="Helvetica"/>
                      <w:i w:val="0"/>
                      <w:strike w:val="0"/>
                      <w:color w:val="212529"/>
                      <w:sz w:val="25"/>
                      <w:szCs w:val="25"/>
                    </w:rPr>
                  </w:pPr>
                  <w:r w:rsidRPr="005A096B">
                    <w:rPr>
                      <w:rFonts w:ascii="Helvetica" w:hAnsi="Helvetica" w:cs="Helvetica"/>
                      <w:i w:val="0"/>
                      <w:strike w:val="0"/>
                      <w:color w:val="212529"/>
                      <w:sz w:val="25"/>
                      <w:szCs w:val="25"/>
                    </w:rPr>
                    <w:t>Use the CSS given below to get a better understanding of the sticky element.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A6E22E"/>
                      <w:sz w:val="22"/>
                      <w:szCs w:val="22"/>
                    </w:rPr>
                    <w:t>#box3</w:t>
                  </w: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position</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sticky</w:t>
                  </w:r>
                  <w:r>
                    <w:rPr>
                      <w:rStyle w:val="token"/>
                      <w:rFonts w:ascii="Consolas" w:eastAsiaTheme="majorEastAsia" w:hAnsi="Consolas" w:cs="Consolas"/>
                      <w:color w:val="F8F8F2"/>
                      <w:sz w:val="22"/>
                      <w:szCs w:val="22"/>
                    </w:rPr>
                    <w: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92672"/>
                      <w:sz w:val="22"/>
                      <w:szCs w:val="22"/>
                    </w:rPr>
                    <w:t>top</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3px</w:t>
                  </w:r>
                  <w:r>
                    <w:rPr>
                      <w:rStyle w:val="token"/>
                      <w:rFonts w:ascii="Consolas" w:eastAsiaTheme="majorEastAsia" w:hAnsi="Consolas" w:cs="Consolas"/>
                      <w:color w:val="F8F8F2"/>
                      <w:sz w:val="22"/>
                      <w:szCs w:val="22"/>
                    </w:rPr>
                    <w:t>;</w:t>
                  </w:r>
                  <w:r>
                    <w:rPr>
                      <w:rStyle w:val="HTMLCode"/>
                      <w:rFonts w:ascii="Consolas" w:eastAsiaTheme="majorEastAsia" w:hAnsi="Consolas" w:cs="Consolas"/>
                      <w:color w:val="F8F8F2"/>
                      <w:sz w:val="22"/>
                      <w:szCs w:val="22"/>
                    </w:rPr>
                    <w:t xml:space="preserve">  </w:t>
                  </w:r>
                </w:p>
                <w:p w:rsidR="005A096B" w:rsidRDefault="005A096B" w:rsidP="005A096B">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w:t>
                  </w:r>
                </w:p>
                <w:p w:rsidR="005A096B" w:rsidRDefault="005A096B" w:rsidP="005A096B">
                  <w:pPr>
                    <w:pStyle w:val="NormalWeb"/>
                    <w:shd w:val="clear" w:color="auto" w:fill="F8F9FA"/>
                    <w:spacing w:before="0" w:beforeAutospacing="0"/>
                    <w:rPr>
                      <w:rFonts w:ascii="Helvetica" w:hAnsi="Helvetica" w:cs="Helvetica"/>
                      <w:i w:val="0"/>
                      <w:strike w:val="0"/>
                      <w:color w:val="212529"/>
                      <w:sz w:val="25"/>
                      <w:szCs w:val="25"/>
                      <w:shd w:val="clear" w:color="auto" w:fill="F8F9FA"/>
                    </w:rPr>
                  </w:pPr>
                  <w:r>
                    <w:rPr>
                      <w:rFonts w:ascii="Helvetica" w:hAnsi="Helvetica" w:cs="Helvetica"/>
                      <w:color w:val="212529"/>
                      <w:sz w:val="25"/>
                      <w:szCs w:val="25"/>
                      <w:shd w:val="clear" w:color="auto" w:fill="F8F9FA"/>
                    </w:rPr>
                    <w:t> </w:t>
                  </w:r>
                  <w:r w:rsidRPr="005A096B">
                    <w:rPr>
                      <w:rFonts w:ascii="Helvetica" w:hAnsi="Helvetica" w:cs="Helvetica"/>
                      <w:i w:val="0"/>
                      <w:strike w:val="0"/>
                      <w:color w:val="212529"/>
                      <w:sz w:val="25"/>
                      <w:szCs w:val="25"/>
                      <w:shd w:val="clear" w:color="auto" w:fill="F8F9FA"/>
                    </w:rPr>
                    <w:t>We have learnt various properties of CSS, and in the next tutorial, we will design a gym website using the HTML and CSS we have learnt so far. This tutorial ends here, and I will see you in the next tutorial.</w:t>
                  </w:r>
                </w:p>
                <w:p w:rsidR="005A096B" w:rsidRPr="005A096B" w:rsidRDefault="005A096B" w:rsidP="005A096B">
                  <w:pPr>
                    <w:pStyle w:val="NormalWeb"/>
                    <w:shd w:val="clear" w:color="auto" w:fill="F8F9FA"/>
                    <w:spacing w:before="0" w:beforeAutospacing="0"/>
                    <w:rPr>
                      <w:rFonts w:ascii="Helvetica" w:hAnsi="Helvetica" w:cs="Helvetica"/>
                      <w:i w:val="0"/>
                      <w:strike w:val="0"/>
                      <w:color w:val="212529"/>
                      <w:sz w:val="25"/>
                      <w:szCs w:val="25"/>
                    </w:rPr>
                  </w:pPr>
                </w:p>
                <w:p w:rsidR="005A096B" w:rsidRDefault="005A096B"/>
              </w:txbxContent>
            </v:textbox>
          </v:shape>
        </w:pict>
      </w:r>
    </w:p>
    <w:p w:rsidR="00004BFF" w:rsidRDefault="00693354">
      <w:r>
        <w:rPr>
          <w:noProof/>
          <w:lang w:bidi="ar-SA"/>
        </w:rPr>
        <w:pict>
          <v:rect id="_x0000_s1107" style="position:absolute;left:0;text-align:left;margin-left:-50.95pt;margin-top:76.65pt;width:525.75pt;height:154.2pt;z-index:251724800" stroked="f">
            <v:fill r:id="rId25" o:title="base64_oX6wuDU" recolor="t" type="frame"/>
          </v:rect>
        </w:pict>
      </w:r>
      <w:r w:rsidR="00004BFF">
        <w:br w:type="page"/>
      </w:r>
    </w:p>
    <w:p w:rsidR="00004BFF" w:rsidRDefault="00693354">
      <w:r>
        <w:rPr>
          <w:noProof/>
          <w:lang w:bidi="ar-SA"/>
        </w:rPr>
        <w:lastRenderedPageBreak/>
        <w:pict>
          <v:shape id="_x0000_s1108" type="#_x0000_t202" style="position:absolute;left:0;text-align:left;margin-left:-65.9pt;margin-top:-64.55pt;width:597.05pt;height:767.55pt;z-index:251725824">
            <v:textbox>
              <w:txbxContent>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8292A2"/>
                      <w:sz w:val="22"/>
                      <w:szCs w:val="22"/>
                    </w:rPr>
                    <w:t>DOCTYPE html</w:t>
                  </w:r>
                  <w:r>
                    <w:rPr>
                      <w:rStyle w:val="token"/>
                      <w:rFonts w:ascii="Consolas" w:eastAsiaTheme="majorEastAsia" w:hAnsi="Consolas" w:cs="Consolas"/>
                      <w:color w:val="F8F8F2"/>
                      <w:sz w:val="22"/>
                      <w:szCs w:val="22"/>
                    </w:rPr>
                    <w:t>&gt;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html </w:t>
                  </w:r>
                  <w:r>
                    <w:rPr>
                      <w:rStyle w:val="token"/>
                      <w:rFonts w:ascii="Consolas" w:eastAsiaTheme="majorEastAsia" w:hAnsi="Consolas" w:cs="Consolas"/>
                      <w:color w:val="A6E22E"/>
                      <w:sz w:val="22"/>
                      <w:szCs w:val="22"/>
                    </w:rPr>
                    <w:t>lang</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en</w:t>
                  </w:r>
                  <w:r>
                    <w:rPr>
                      <w:rStyle w:val="token"/>
                      <w:rFonts w:ascii="Consolas" w:eastAsiaTheme="majorEastAsia" w:hAnsi="Consolas" w:cs="Consolas"/>
                      <w:color w:val="F8F8F2"/>
                      <w:sz w:val="22"/>
                      <w:szCs w:val="22"/>
                    </w:rPr>
                    <w:t>"&gt;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head</w:t>
                  </w:r>
                  <w:r>
                    <w:rPr>
                      <w:rStyle w:val="token"/>
                      <w:rFonts w:ascii="Consolas" w:eastAsiaTheme="majorEastAsia" w:hAnsi="Consolas" w:cs="Consolas"/>
                      <w:color w:val="F8F8F2"/>
                      <w:sz w:val="22"/>
                      <w:szCs w:val="22"/>
                    </w:rPr>
                    <w:t>&gt;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charset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UTF-8</w:t>
                  </w:r>
                  <w:r>
                    <w:rPr>
                      <w:rStyle w:val="token"/>
                      <w:rFonts w:ascii="Consolas" w:eastAsiaTheme="majorEastAsia" w:hAnsi="Consolas" w:cs="Consolas"/>
                      <w:color w:val="F8F8F2"/>
                      <w:sz w:val="22"/>
                      <w:szCs w:val="22"/>
                    </w:rPr>
                    <w:t>"&gt;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name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viewport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width=device-width, initial-scale=1.0</w:t>
                  </w:r>
                  <w:r>
                    <w:rPr>
                      <w:rStyle w:val="token"/>
                      <w:rFonts w:ascii="Consolas" w:eastAsiaTheme="majorEastAsia" w:hAnsi="Consolas" w:cs="Consolas"/>
                      <w:color w:val="F8F8F2"/>
                      <w:sz w:val="22"/>
                      <w:szCs w:val="22"/>
                    </w:rPr>
                    <w:t>"&gt;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 xml:space="preserve">meta </w:t>
                  </w:r>
                  <w:r>
                    <w:rPr>
                      <w:rStyle w:val="token"/>
                      <w:rFonts w:ascii="Consolas" w:eastAsiaTheme="majorEastAsia" w:hAnsi="Consolas" w:cs="Consolas"/>
                      <w:color w:val="A6E22E"/>
                      <w:sz w:val="22"/>
                      <w:szCs w:val="22"/>
                    </w:rPr>
                    <w:t>http-equiv</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X-UA-Compatible</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F92672"/>
                      <w:sz w:val="22"/>
                      <w:szCs w:val="22"/>
                    </w:rPr>
                    <w:t xml:space="preserve"> </w:t>
                  </w:r>
                  <w:r>
                    <w:rPr>
                      <w:rStyle w:val="token"/>
                      <w:rFonts w:ascii="Consolas" w:eastAsiaTheme="majorEastAsia" w:hAnsi="Consolas" w:cs="Consolas"/>
                      <w:color w:val="A6E22E"/>
                      <w:sz w:val="22"/>
                      <w:szCs w:val="22"/>
                    </w:rPr>
                    <w:t>content</w:t>
                  </w:r>
                  <w:r>
                    <w:rPr>
                      <w:rStyle w:val="token"/>
                      <w:rFonts w:ascii="Consolas" w:eastAsiaTheme="majorEastAsia" w:hAnsi="Consolas" w:cs="Consolas"/>
                      <w:color w:val="F8F8F2"/>
                      <w:sz w:val="22"/>
                      <w:szCs w:val="22"/>
                    </w:rPr>
                    <w:t>="</w:t>
                  </w:r>
                  <w:r>
                    <w:rPr>
                      <w:rStyle w:val="token"/>
                      <w:rFonts w:ascii="Consolas" w:eastAsiaTheme="majorEastAsia" w:hAnsi="Consolas" w:cs="Consolas"/>
                      <w:color w:val="E6DB74"/>
                      <w:sz w:val="22"/>
                      <w:szCs w:val="22"/>
                    </w:rPr>
                    <w:t>ie=edge</w:t>
                  </w:r>
                  <w:r>
                    <w:rPr>
                      <w:rStyle w:val="token"/>
                      <w:rFonts w:ascii="Consolas" w:eastAsiaTheme="majorEastAsia" w:hAnsi="Consolas" w:cs="Consolas"/>
                      <w:color w:val="F8F8F2"/>
                      <w:sz w:val="22"/>
                      <w:szCs w:val="22"/>
                    </w:rPr>
                    <w:t>"&gt;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r>
                    <w:rPr>
                      <w:rStyle w:val="HTMLCode"/>
                      <w:rFonts w:ascii="Consolas" w:eastAsiaTheme="majorEastAsia" w:hAnsi="Consolas" w:cs="Consolas"/>
                      <w:color w:val="F8F8F2"/>
                      <w:sz w:val="22"/>
                      <w:szCs w:val="22"/>
                    </w:rPr>
                    <w:t>Document</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title</w:t>
                  </w:r>
                  <w:r>
                    <w:rPr>
                      <w:rStyle w:val="token"/>
                      <w:rFonts w:ascii="Consolas" w:eastAsiaTheme="majorEastAsia" w:hAnsi="Consolas" w:cs="Consolas"/>
                      <w:color w:val="F8F8F2"/>
                      <w:sz w:val="22"/>
                      <w:szCs w:val="22"/>
                    </w:rPr>
                    <w:t>&gt;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r>
                    <w:rPr>
                      <w:rStyle w:val="token"/>
                      <w:rFonts w:ascii="Consolas" w:eastAsiaTheme="majorEastAsia" w:hAnsi="Consolas" w:cs="Consolas"/>
                      <w:color w:val="F8F8F2"/>
                      <w:sz w:val="22"/>
                      <w:szCs w:val="22"/>
                    </w:rPr>
                    <w:t>&lt;</w:t>
                  </w:r>
                  <w:r>
                    <w:rPr>
                      <w:rStyle w:val="token"/>
                      <w:rFonts w:ascii="Consolas" w:eastAsiaTheme="majorEastAsia" w:hAnsi="Consolas" w:cs="Consolas"/>
                      <w:color w:val="F92672"/>
                      <w:sz w:val="22"/>
                      <w:szCs w:val="22"/>
                    </w:rPr>
                    <w:t>style</w:t>
                  </w:r>
                  <w:r>
                    <w:rPr>
                      <w:rStyle w:val="token"/>
                      <w:rFonts w:ascii="Consolas" w:eastAsiaTheme="majorEastAsia" w:hAnsi="Consolas" w:cs="Consolas"/>
                      <w:color w:val="F8F8F2"/>
                      <w:sz w:val="22"/>
                      <w:szCs w:val="22"/>
                    </w:rPr>
                    <w:t>&gt;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.container{</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2px solid black;</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background-color: khaki;</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height: 3444px;</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CSS Position: static (default), relative, absolute, fixed, sticky */</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.box{</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display: inline-block;</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border: 2px solid red;</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width: 150px;</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height: 150px;</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margin: 2px;</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5A096B" w:rsidRDefault="005A096B" w:rsidP="005A096B">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#box3{</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relative: Positions the element relative to its normal positon and will leave a gap at its normal position*/</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position: relative; */</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absolute: Positions the element relative to the positon of its first parent*/</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position: absolute; */</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top: 34px;</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left: 134px; */</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fixed: Positions the element relative to the browser window; */</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position: fixed;</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right: 4px;</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bottom: 2px */</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 sticky: Positions the element relative to the users scroll position */</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position: sticky;</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r>
                    <w:rPr>
                      <w:rStyle w:val="HTMLCode"/>
                      <w:rFonts w:ascii="Consolas" w:eastAsiaTheme="majorEastAsia" w:hAnsi="Consolas" w:cs="Consolas"/>
                      <w:color w:val="F8F8F2"/>
                      <w:sz w:val="22"/>
                      <w:szCs w:val="22"/>
                    </w:rPr>
                    <w:t xml:space="preserve">        top: 3px;</w:t>
                  </w: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p>
                <w:p w:rsidR="005A096B" w:rsidRDefault="005A096B" w:rsidP="005A096B">
                  <w:pPr>
                    <w:pStyle w:val="HTMLPreformatted"/>
                    <w:shd w:val="clear" w:color="auto" w:fill="272822"/>
                    <w:spacing w:before="120" w:after="120"/>
                    <w:rPr>
                      <w:rStyle w:val="HTMLCode"/>
                      <w:rFonts w:ascii="Consolas" w:eastAsiaTheme="majorEastAsia" w:hAnsi="Consolas" w:cs="Consolas"/>
                      <w:color w:val="F8F8F2"/>
                      <w:sz w:val="22"/>
                      <w:szCs w:val="22"/>
                    </w:rPr>
                  </w:pPr>
                </w:p>
                <w:p w:rsidR="005A096B" w:rsidRDefault="005A096B" w:rsidP="005A096B">
                  <w:pPr>
                    <w:pStyle w:val="HTMLPreformatted"/>
                    <w:shd w:val="clear" w:color="auto" w:fill="272822"/>
                    <w:spacing w:before="120" w:after="120"/>
                    <w:rPr>
                      <w:rFonts w:ascii="Consolas" w:hAnsi="Consolas" w:cs="Consolas"/>
                      <w:color w:val="F8F8F2"/>
                      <w:sz w:val="12"/>
                      <w:szCs w:val="12"/>
                    </w:rPr>
                  </w:pPr>
                  <w:r>
                    <w:rPr>
                      <w:rStyle w:val="HTMLCode"/>
                      <w:rFonts w:ascii="Consolas" w:eastAsiaTheme="majorEastAsia" w:hAnsi="Consolas" w:cs="Consolas"/>
                      <w:color w:val="F8F8F2"/>
                      <w:sz w:val="22"/>
                      <w:szCs w:val="22"/>
                    </w:rPr>
                    <w:t xml:space="preserve">    }</w:t>
                  </w:r>
                </w:p>
                <w:p w:rsidR="005A096B" w:rsidRDefault="005A096B"/>
              </w:txbxContent>
            </v:textbox>
          </v:shape>
        </w:pict>
      </w:r>
    </w:p>
    <w:p w:rsidR="00004BFF" w:rsidRDefault="00004BFF">
      <w:r>
        <w:br w:type="page"/>
      </w:r>
    </w:p>
    <w:p w:rsidR="00004BFF" w:rsidRDefault="00693354">
      <w:r>
        <w:rPr>
          <w:noProof/>
          <w:lang w:bidi="ar-SA"/>
        </w:rPr>
        <w:lastRenderedPageBreak/>
        <w:pict>
          <v:shape id="_x0000_s1109" type="#_x0000_t202" style="position:absolute;left:0;text-align:left;margin-left:-67.25pt;margin-top:-67.9pt;width:601.15pt;height:772.95pt;z-index:251726848">
            <v:textbox>
              <w:txbxContent>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 xml:space="preserve">    &lt;/</w:t>
                  </w:r>
                  <w:r w:rsidRPr="005A096B">
                    <w:rPr>
                      <w:rFonts w:ascii="Consolas" w:eastAsia="Times New Roman" w:hAnsi="Consolas" w:cs="Consolas"/>
                      <w:color w:val="F92672"/>
                      <w:sz w:val="22"/>
                      <w:vertAlign w:val="baseline"/>
                      <w:lang w:bidi="ar-SA"/>
                    </w:rPr>
                    <w:t>style</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&lt;/</w:t>
                  </w:r>
                  <w:r w:rsidRPr="005A096B">
                    <w:rPr>
                      <w:rFonts w:ascii="Consolas" w:eastAsia="Times New Roman" w:hAnsi="Consolas" w:cs="Consolas"/>
                      <w:color w:val="F92672"/>
                      <w:sz w:val="22"/>
                      <w:vertAlign w:val="baseline"/>
                      <w:lang w:bidi="ar-SA"/>
                    </w:rPr>
                    <w:t>head</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&lt;</w:t>
                  </w:r>
                  <w:r w:rsidRPr="005A096B">
                    <w:rPr>
                      <w:rFonts w:ascii="Consolas" w:eastAsia="Times New Roman" w:hAnsi="Consolas" w:cs="Consolas"/>
                      <w:color w:val="F92672"/>
                      <w:sz w:val="22"/>
                      <w:vertAlign w:val="baseline"/>
                      <w:lang w:bidi="ar-SA"/>
                    </w:rPr>
                    <w:t>body</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 xml:space="preserve">    &lt;</w:t>
                  </w:r>
                  <w:r w:rsidRPr="005A096B">
                    <w:rPr>
                      <w:rFonts w:ascii="Consolas" w:eastAsia="Times New Roman" w:hAnsi="Consolas" w:cs="Consolas"/>
                      <w:color w:val="F92672"/>
                      <w:sz w:val="22"/>
                      <w:vertAlign w:val="baseline"/>
                      <w:lang w:bidi="ar-SA"/>
                    </w:rPr>
                    <w:t xml:space="preserve">div </w:t>
                  </w:r>
                  <w:r w:rsidRPr="005A096B">
                    <w:rPr>
                      <w:rFonts w:ascii="Consolas" w:eastAsia="Times New Roman" w:hAnsi="Consolas" w:cs="Consolas"/>
                      <w:color w:val="A6E22E"/>
                      <w:sz w:val="22"/>
                      <w:vertAlign w:val="baseline"/>
                      <w:lang w:bidi="ar-SA"/>
                    </w:rPr>
                    <w:t>class</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E6DB74"/>
                      <w:sz w:val="22"/>
                      <w:vertAlign w:val="baseline"/>
                      <w:lang w:bidi="ar-SA"/>
                    </w:rPr>
                    <w:t>container</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 xml:space="preserve">        &lt;</w:t>
                  </w:r>
                  <w:r w:rsidRPr="005A096B">
                    <w:rPr>
                      <w:rFonts w:ascii="Consolas" w:eastAsia="Times New Roman" w:hAnsi="Consolas" w:cs="Consolas"/>
                      <w:color w:val="F92672"/>
                      <w:sz w:val="22"/>
                      <w:vertAlign w:val="baseline"/>
                      <w:lang w:bidi="ar-SA"/>
                    </w:rPr>
                    <w:t xml:space="preserve">div </w:t>
                  </w:r>
                  <w:r w:rsidRPr="005A096B">
                    <w:rPr>
                      <w:rFonts w:ascii="Consolas" w:eastAsia="Times New Roman" w:hAnsi="Consolas" w:cs="Consolas"/>
                      <w:color w:val="A6E22E"/>
                      <w:sz w:val="22"/>
                      <w:vertAlign w:val="baseline"/>
                      <w:lang w:bidi="ar-SA"/>
                    </w:rPr>
                    <w:t>class</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E6DB74"/>
                      <w:sz w:val="22"/>
                      <w:vertAlign w:val="baseline"/>
                      <w:lang w:bidi="ar-SA"/>
                    </w:rPr>
                    <w:t>box</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F92672"/>
                      <w:sz w:val="22"/>
                      <w:vertAlign w:val="baseline"/>
                      <w:lang w:bidi="ar-SA"/>
                    </w:rPr>
                    <w:t xml:space="preserve"> </w:t>
                  </w:r>
                  <w:r w:rsidRPr="005A096B">
                    <w:rPr>
                      <w:rFonts w:ascii="Consolas" w:eastAsia="Times New Roman" w:hAnsi="Consolas" w:cs="Consolas"/>
                      <w:color w:val="A6E22E"/>
                      <w:sz w:val="22"/>
                      <w:vertAlign w:val="baseline"/>
                      <w:lang w:bidi="ar-SA"/>
                    </w:rPr>
                    <w:t>id</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E6DB74"/>
                      <w:sz w:val="22"/>
                      <w:vertAlign w:val="baseline"/>
                      <w:lang w:bidi="ar-SA"/>
                    </w:rPr>
                    <w:t>box1</w:t>
                  </w:r>
                  <w:r w:rsidRPr="005A096B">
                    <w:rPr>
                      <w:rFonts w:ascii="Consolas" w:eastAsia="Times New Roman" w:hAnsi="Consolas" w:cs="Consolas"/>
                      <w:color w:val="F8F8F2"/>
                      <w:sz w:val="22"/>
                      <w:vertAlign w:val="baseline"/>
                      <w:lang w:bidi="ar-SA"/>
                    </w:rPr>
                    <w:t>"&gt;1&lt;/</w:t>
                  </w:r>
                  <w:r w:rsidRPr="005A096B">
                    <w:rPr>
                      <w:rFonts w:ascii="Consolas" w:eastAsia="Times New Roman" w:hAnsi="Consolas" w:cs="Consolas"/>
                      <w:color w:val="F92672"/>
                      <w:sz w:val="22"/>
                      <w:vertAlign w:val="baseline"/>
                      <w:lang w:bidi="ar-SA"/>
                    </w:rPr>
                    <w:t>div</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 xml:space="preserve">        &lt;</w:t>
                  </w:r>
                  <w:r w:rsidRPr="005A096B">
                    <w:rPr>
                      <w:rFonts w:ascii="Consolas" w:eastAsia="Times New Roman" w:hAnsi="Consolas" w:cs="Consolas"/>
                      <w:color w:val="F92672"/>
                      <w:sz w:val="22"/>
                      <w:vertAlign w:val="baseline"/>
                      <w:lang w:bidi="ar-SA"/>
                    </w:rPr>
                    <w:t xml:space="preserve">div </w:t>
                  </w:r>
                  <w:r w:rsidRPr="005A096B">
                    <w:rPr>
                      <w:rFonts w:ascii="Consolas" w:eastAsia="Times New Roman" w:hAnsi="Consolas" w:cs="Consolas"/>
                      <w:color w:val="A6E22E"/>
                      <w:sz w:val="22"/>
                      <w:vertAlign w:val="baseline"/>
                      <w:lang w:bidi="ar-SA"/>
                    </w:rPr>
                    <w:t>class</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E6DB74"/>
                      <w:sz w:val="22"/>
                      <w:vertAlign w:val="baseline"/>
                      <w:lang w:bidi="ar-SA"/>
                    </w:rPr>
                    <w:t>box</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F92672"/>
                      <w:sz w:val="22"/>
                      <w:vertAlign w:val="baseline"/>
                      <w:lang w:bidi="ar-SA"/>
                    </w:rPr>
                    <w:t xml:space="preserve"> </w:t>
                  </w:r>
                  <w:r w:rsidRPr="005A096B">
                    <w:rPr>
                      <w:rFonts w:ascii="Consolas" w:eastAsia="Times New Roman" w:hAnsi="Consolas" w:cs="Consolas"/>
                      <w:color w:val="A6E22E"/>
                      <w:sz w:val="22"/>
                      <w:vertAlign w:val="baseline"/>
                      <w:lang w:bidi="ar-SA"/>
                    </w:rPr>
                    <w:t>id</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E6DB74"/>
                      <w:sz w:val="22"/>
                      <w:vertAlign w:val="baseline"/>
                      <w:lang w:bidi="ar-SA"/>
                    </w:rPr>
                    <w:t>box2</w:t>
                  </w:r>
                  <w:r w:rsidRPr="005A096B">
                    <w:rPr>
                      <w:rFonts w:ascii="Consolas" w:eastAsia="Times New Roman" w:hAnsi="Consolas" w:cs="Consolas"/>
                      <w:color w:val="F8F8F2"/>
                      <w:sz w:val="22"/>
                      <w:vertAlign w:val="baseline"/>
                      <w:lang w:bidi="ar-SA"/>
                    </w:rPr>
                    <w:t>"&gt;2&lt;/</w:t>
                  </w:r>
                  <w:r w:rsidRPr="005A096B">
                    <w:rPr>
                      <w:rFonts w:ascii="Consolas" w:eastAsia="Times New Roman" w:hAnsi="Consolas" w:cs="Consolas"/>
                      <w:color w:val="F92672"/>
                      <w:sz w:val="22"/>
                      <w:vertAlign w:val="baseline"/>
                      <w:lang w:bidi="ar-SA"/>
                    </w:rPr>
                    <w:t>div</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 xml:space="preserve">        &lt;</w:t>
                  </w:r>
                  <w:r w:rsidRPr="005A096B">
                    <w:rPr>
                      <w:rFonts w:ascii="Consolas" w:eastAsia="Times New Roman" w:hAnsi="Consolas" w:cs="Consolas"/>
                      <w:color w:val="F92672"/>
                      <w:sz w:val="22"/>
                      <w:vertAlign w:val="baseline"/>
                      <w:lang w:bidi="ar-SA"/>
                    </w:rPr>
                    <w:t xml:space="preserve">div </w:t>
                  </w:r>
                  <w:r w:rsidRPr="005A096B">
                    <w:rPr>
                      <w:rFonts w:ascii="Consolas" w:eastAsia="Times New Roman" w:hAnsi="Consolas" w:cs="Consolas"/>
                      <w:color w:val="A6E22E"/>
                      <w:sz w:val="22"/>
                      <w:vertAlign w:val="baseline"/>
                      <w:lang w:bidi="ar-SA"/>
                    </w:rPr>
                    <w:t>class</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E6DB74"/>
                      <w:sz w:val="22"/>
                      <w:vertAlign w:val="baseline"/>
                      <w:lang w:bidi="ar-SA"/>
                    </w:rPr>
                    <w:t>box</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F92672"/>
                      <w:sz w:val="22"/>
                      <w:vertAlign w:val="baseline"/>
                      <w:lang w:bidi="ar-SA"/>
                    </w:rPr>
                    <w:t xml:space="preserve"> </w:t>
                  </w:r>
                  <w:r w:rsidRPr="005A096B">
                    <w:rPr>
                      <w:rFonts w:ascii="Consolas" w:eastAsia="Times New Roman" w:hAnsi="Consolas" w:cs="Consolas"/>
                      <w:color w:val="A6E22E"/>
                      <w:sz w:val="22"/>
                      <w:vertAlign w:val="baseline"/>
                      <w:lang w:bidi="ar-SA"/>
                    </w:rPr>
                    <w:t>id</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E6DB74"/>
                      <w:sz w:val="22"/>
                      <w:vertAlign w:val="baseline"/>
                      <w:lang w:bidi="ar-SA"/>
                    </w:rPr>
                    <w:t>box3</w:t>
                  </w:r>
                  <w:r w:rsidRPr="005A096B">
                    <w:rPr>
                      <w:rFonts w:ascii="Consolas" w:eastAsia="Times New Roman" w:hAnsi="Consolas" w:cs="Consolas"/>
                      <w:color w:val="F8F8F2"/>
                      <w:sz w:val="22"/>
                      <w:vertAlign w:val="baseline"/>
                      <w:lang w:bidi="ar-SA"/>
                    </w:rPr>
                    <w:t>"&gt;Chat with us&lt;/</w:t>
                  </w:r>
                  <w:r w:rsidRPr="005A096B">
                    <w:rPr>
                      <w:rFonts w:ascii="Consolas" w:eastAsia="Times New Roman" w:hAnsi="Consolas" w:cs="Consolas"/>
                      <w:color w:val="F92672"/>
                      <w:sz w:val="22"/>
                      <w:vertAlign w:val="baseline"/>
                      <w:lang w:bidi="ar-SA"/>
                    </w:rPr>
                    <w:t>div</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 xml:space="preserve">        &lt;</w:t>
                  </w:r>
                  <w:r w:rsidRPr="005A096B">
                    <w:rPr>
                      <w:rFonts w:ascii="Consolas" w:eastAsia="Times New Roman" w:hAnsi="Consolas" w:cs="Consolas"/>
                      <w:color w:val="F92672"/>
                      <w:sz w:val="22"/>
                      <w:vertAlign w:val="baseline"/>
                      <w:lang w:bidi="ar-SA"/>
                    </w:rPr>
                    <w:t xml:space="preserve">div </w:t>
                  </w:r>
                  <w:r w:rsidRPr="005A096B">
                    <w:rPr>
                      <w:rFonts w:ascii="Consolas" w:eastAsia="Times New Roman" w:hAnsi="Consolas" w:cs="Consolas"/>
                      <w:color w:val="A6E22E"/>
                      <w:sz w:val="22"/>
                      <w:vertAlign w:val="baseline"/>
                      <w:lang w:bidi="ar-SA"/>
                    </w:rPr>
                    <w:t>class</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E6DB74"/>
                      <w:sz w:val="22"/>
                      <w:vertAlign w:val="baseline"/>
                      <w:lang w:bidi="ar-SA"/>
                    </w:rPr>
                    <w:t>box</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F92672"/>
                      <w:sz w:val="22"/>
                      <w:vertAlign w:val="baseline"/>
                      <w:lang w:bidi="ar-SA"/>
                    </w:rPr>
                    <w:t xml:space="preserve"> </w:t>
                  </w:r>
                  <w:r w:rsidRPr="005A096B">
                    <w:rPr>
                      <w:rFonts w:ascii="Consolas" w:eastAsia="Times New Roman" w:hAnsi="Consolas" w:cs="Consolas"/>
                      <w:color w:val="A6E22E"/>
                      <w:sz w:val="22"/>
                      <w:vertAlign w:val="baseline"/>
                      <w:lang w:bidi="ar-SA"/>
                    </w:rPr>
                    <w:t>id</w:t>
                  </w:r>
                  <w:r w:rsidRPr="005A096B">
                    <w:rPr>
                      <w:rFonts w:ascii="Consolas" w:eastAsia="Times New Roman" w:hAnsi="Consolas" w:cs="Consolas"/>
                      <w:color w:val="F8F8F2"/>
                      <w:sz w:val="22"/>
                      <w:vertAlign w:val="baseline"/>
                      <w:lang w:bidi="ar-SA"/>
                    </w:rPr>
                    <w:t>="</w:t>
                  </w:r>
                  <w:r w:rsidRPr="005A096B">
                    <w:rPr>
                      <w:rFonts w:ascii="Consolas" w:eastAsia="Times New Roman" w:hAnsi="Consolas" w:cs="Consolas"/>
                      <w:color w:val="E6DB74"/>
                      <w:sz w:val="22"/>
                      <w:vertAlign w:val="baseline"/>
                      <w:lang w:bidi="ar-SA"/>
                    </w:rPr>
                    <w:t>box4</w:t>
                  </w:r>
                  <w:r w:rsidRPr="005A096B">
                    <w:rPr>
                      <w:rFonts w:ascii="Consolas" w:eastAsia="Times New Roman" w:hAnsi="Consolas" w:cs="Consolas"/>
                      <w:color w:val="F8F8F2"/>
                      <w:sz w:val="22"/>
                      <w:vertAlign w:val="baseline"/>
                      <w:lang w:bidi="ar-SA"/>
                    </w:rPr>
                    <w:t>"&gt;4&lt;/</w:t>
                  </w:r>
                  <w:r w:rsidRPr="005A096B">
                    <w:rPr>
                      <w:rFonts w:ascii="Consolas" w:eastAsia="Times New Roman" w:hAnsi="Consolas" w:cs="Consolas"/>
                      <w:color w:val="F92672"/>
                      <w:sz w:val="22"/>
                      <w:vertAlign w:val="baseline"/>
                      <w:lang w:bidi="ar-SA"/>
                    </w:rPr>
                    <w:t>div</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 xml:space="preserve">    &lt;/</w:t>
                  </w:r>
                  <w:r w:rsidRPr="005A096B">
                    <w:rPr>
                      <w:rFonts w:ascii="Consolas" w:eastAsia="Times New Roman" w:hAnsi="Consolas" w:cs="Consolas"/>
                      <w:color w:val="F92672"/>
                      <w:sz w:val="22"/>
                      <w:vertAlign w:val="baseline"/>
                      <w:lang w:bidi="ar-SA"/>
                    </w:rPr>
                    <w:t>div</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&lt;/</w:t>
                  </w:r>
                  <w:r w:rsidRPr="005A096B">
                    <w:rPr>
                      <w:rFonts w:ascii="Consolas" w:eastAsia="Times New Roman" w:hAnsi="Consolas" w:cs="Consolas"/>
                      <w:color w:val="F92672"/>
                      <w:sz w:val="22"/>
                      <w:vertAlign w:val="baseline"/>
                      <w:lang w:bidi="ar-SA"/>
                    </w:rPr>
                    <w:t>body</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firstLine="0"/>
                    <w:rPr>
                      <w:rFonts w:ascii="Consolas" w:eastAsia="Times New Roman" w:hAnsi="Consolas" w:cs="Consolas"/>
                      <w:color w:val="F8F8F2"/>
                      <w:sz w:val="22"/>
                      <w:vertAlign w:val="baseline"/>
                      <w:lang w:bidi="ar-SA"/>
                    </w:rPr>
                  </w:pPr>
                  <w:r w:rsidRPr="005A096B">
                    <w:rPr>
                      <w:rFonts w:ascii="Consolas" w:eastAsia="Times New Roman" w:hAnsi="Consolas" w:cs="Consolas"/>
                      <w:color w:val="F8F8F2"/>
                      <w:sz w:val="22"/>
                      <w:vertAlign w:val="baseline"/>
                      <w:lang w:bidi="ar-SA"/>
                    </w:rPr>
                    <w:t>&lt;/</w:t>
                  </w:r>
                  <w:r w:rsidRPr="005A096B">
                    <w:rPr>
                      <w:rFonts w:ascii="Consolas" w:eastAsia="Times New Roman" w:hAnsi="Consolas" w:cs="Consolas"/>
                      <w:color w:val="F92672"/>
                      <w:sz w:val="22"/>
                      <w:vertAlign w:val="baseline"/>
                      <w:lang w:bidi="ar-SA"/>
                    </w:rPr>
                    <w:t>html</w:t>
                  </w:r>
                  <w:r w:rsidRPr="005A096B">
                    <w:rPr>
                      <w:rFonts w:ascii="Consolas" w:eastAsia="Times New Roman" w:hAnsi="Consolas" w:cs="Consolas"/>
                      <w:color w:val="F8F8F2"/>
                      <w:sz w:val="22"/>
                      <w:vertAlign w:val="baseline"/>
                      <w:lang w:bidi="ar-SA"/>
                    </w:rPr>
                    <w:t>&gt;</w:t>
                  </w:r>
                </w:p>
                <w:p w:rsidR="005A096B" w:rsidRPr="005A096B" w:rsidRDefault="005A096B" w:rsidP="005A096B">
                  <w:pPr>
                    <w:shd w:val="clear" w:color="auto" w:fill="F8F9FA"/>
                    <w:spacing w:after="0" w:line="240" w:lineRule="auto"/>
                    <w:ind w:firstLine="0"/>
                    <w:rPr>
                      <w:rFonts w:ascii="Helvetica" w:eastAsia="Times New Roman" w:hAnsi="Helvetica" w:cs="Helvetica"/>
                      <w:color w:val="212529"/>
                      <w:sz w:val="25"/>
                      <w:szCs w:val="25"/>
                      <w:vertAlign w:val="baseline"/>
                      <w:lang w:bidi="ar-SA"/>
                    </w:rPr>
                  </w:pPr>
                </w:p>
              </w:txbxContent>
            </v:textbox>
          </v:shape>
        </w:pict>
      </w:r>
    </w:p>
    <w:p w:rsidR="00004BFF" w:rsidRDefault="00004BFF">
      <w:r>
        <w:br w:type="page"/>
      </w:r>
    </w:p>
    <w:p w:rsidR="00004BFF" w:rsidRDefault="00004BFF"/>
    <w:p w:rsidR="00004BFF" w:rsidRDefault="00004BFF">
      <w:r>
        <w:br w:type="page"/>
      </w:r>
    </w:p>
    <w:p w:rsidR="00004BFF" w:rsidRDefault="00004BFF"/>
    <w:p w:rsidR="00004BFF" w:rsidRDefault="00004BFF">
      <w:r>
        <w:br w:type="page"/>
      </w:r>
    </w:p>
    <w:p w:rsidR="0012455B" w:rsidRDefault="0012455B"/>
    <w:sectPr w:rsidR="0012455B" w:rsidSect="0012455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ra">
    <w:panose1 w:val="00000000000000000000"/>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F49C4"/>
    <w:multiLevelType w:val="multilevel"/>
    <w:tmpl w:val="5CD8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F70AA6"/>
    <w:multiLevelType w:val="multilevel"/>
    <w:tmpl w:val="6D86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187C30"/>
    <w:multiLevelType w:val="multilevel"/>
    <w:tmpl w:val="192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67BD8"/>
    <w:multiLevelType w:val="multilevel"/>
    <w:tmpl w:val="A154A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611C64"/>
    <w:multiLevelType w:val="multilevel"/>
    <w:tmpl w:val="A124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E6461D"/>
    <w:multiLevelType w:val="multilevel"/>
    <w:tmpl w:val="1B5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E0317C"/>
    <w:multiLevelType w:val="multilevel"/>
    <w:tmpl w:val="3340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CD6EC0"/>
    <w:multiLevelType w:val="multilevel"/>
    <w:tmpl w:val="F9C6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DE2A20"/>
    <w:multiLevelType w:val="multilevel"/>
    <w:tmpl w:val="9D00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5F7249"/>
    <w:multiLevelType w:val="multilevel"/>
    <w:tmpl w:val="5EC42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C4035E"/>
    <w:multiLevelType w:val="multilevel"/>
    <w:tmpl w:val="B9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26250E"/>
    <w:multiLevelType w:val="multilevel"/>
    <w:tmpl w:val="7038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DB7A62"/>
    <w:multiLevelType w:val="multilevel"/>
    <w:tmpl w:val="CEAE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7E72F3"/>
    <w:multiLevelType w:val="multilevel"/>
    <w:tmpl w:val="6054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6E627B"/>
    <w:multiLevelType w:val="multilevel"/>
    <w:tmpl w:val="9E3E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0F1D13"/>
    <w:multiLevelType w:val="multilevel"/>
    <w:tmpl w:val="1742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7566DC"/>
    <w:multiLevelType w:val="multilevel"/>
    <w:tmpl w:val="8AF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D7605A"/>
    <w:multiLevelType w:val="multilevel"/>
    <w:tmpl w:val="49B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9B2920"/>
    <w:multiLevelType w:val="multilevel"/>
    <w:tmpl w:val="DD1C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8C6418"/>
    <w:multiLevelType w:val="multilevel"/>
    <w:tmpl w:val="81BED3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A579D6"/>
    <w:multiLevelType w:val="multilevel"/>
    <w:tmpl w:val="BF34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C0206D"/>
    <w:multiLevelType w:val="multilevel"/>
    <w:tmpl w:val="623C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CA62F0"/>
    <w:multiLevelType w:val="multilevel"/>
    <w:tmpl w:val="A25C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547CD8"/>
    <w:multiLevelType w:val="multilevel"/>
    <w:tmpl w:val="6DB2D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6802D2"/>
    <w:multiLevelType w:val="multilevel"/>
    <w:tmpl w:val="C6FE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260E55"/>
    <w:multiLevelType w:val="multilevel"/>
    <w:tmpl w:val="0F3A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C15FC5"/>
    <w:multiLevelType w:val="multilevel"/>
    <w:tmpl w:val="8906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05472F"/>
    <w:multiLevelType w:val="multilevel"/>
    <w:tmpl w:val="1F78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9865F4"/>
    <w:multiLevelType w:val="multilevel"/>
    <w:tmpl w:val="269C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712C88"/>
    <w:multiLevelType w:val="multilevel"/>
    <w:tmpl w:val="52AE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D64794"/>
    <w:multiLevelType w:val="multilevel"/>
    <w:tmpl w:val="80FC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3A5C2E"/>
    <w:multiLevelType w:val="multilevel"/>
    <w:tmpl w:val="3A2E7B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7"/>
  </w:num>
  <w:num w:numId="3">
    <w:abstractNumId w:val="22"/>
  </w:num>
  <w:num w:numId="4">
    <w:abstractNumId w:val="9"/>
  </w:num>
  <w:num w:numId="5">
    <w:abstractNumId w:val="26"/>
  </w:num>
  <w:num w:numId="6">
    <w:abstractNumId w:val="8"/>
  </w:num>
  <w:num w:numId="7">
    <w:abstractNumId w:val="25"/>
  </w:num>
  <w:num w:numId="8">
    <w:abstractNumId w:val="18"/>
  </w:num>
  <w:num w:numId="9">
    <w:abstractNumId w:val="5"/>
  </w:num>
  <w:num w:numId="10">
    <w:abstractNumId w:val="17"/>
  </w:num>
  <w:num w:numId="11">
    <w:abstractNumId w:val="2"/>
  </w:num>
  <w:num w:numId="12">
    <w:abstractNumId w:val="29"/>
  </w:num>
  <w:num w:numId="13">
    <w:abstractNumId w:val="3"/>
  </w:num>
  <w:num w:numId="14">
    <w:abstractNumId w:val="15"/>
  </w:num>
  <w:num w:numId="15">
    <w:abstractNumId w:val="21"/>
  </w:num>
  <w:num w:numId="16">
    <w:abstractNumId w:val="12"/>
  </w:num>
  <w:num w:numId="17">
    <w:abstractNumId w:val="30"/>
  </w:num>
  <w:num w:numId="18">
    <w:abstractNumId w:val="0"/>
  </w:num>
  <w:num w:numId="19">
    <w:abstractNumId w:val="11"/>
  </w:num>
  <w:num w:numId="20">
    <w:abstractNumId w:val="6"/>
  </w:num>
  <w:num w:numId="21">
    <w:abstractNumId w:val="23"/>
  </w:num>
  <w:num w:numId="22">
    <w:abstractNumId w:val="14"/>
  </w:num>
  <w:num w:numId="23">
    <w:abstractNumId w:val="20"/>
  </w:num>
  <w:num w:numId="24">
    <w:abstractNumId w:val="13"/>
  </w:num>
  <w:num w:numId="25">
    <w:abstractNumId w:val="31"/>
  </w:num>
  <w:num w:numId="26">
    <w:abstractNumId w:val="19"/>
  </w:num>
  <w:num w:numId="27">
    <w:abstractNumId w:val="24"/>
  </w:num>
  <w:num w:numId="28">
    <w:abstractNumId w:val="1"/>
  </w:num>
  <w:num w:numId="29">
    <w:abstractNumId w:val="16"/>
  </w:num>
  <w:num w:numId="30">
    <w:abstractNumId w:val="28"/>
  </w:num>
  <w:num w:numId="31">
    <w:abstractNumId w:val="7"/>
  </w:num>
  <w:num w:numId="3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F79C1"/>
    <w:rsid w:val="00004BFF"/>
    <w:rsid w:val="0002014F"/>
    <w:rsid w:val="00033A66"/>
    <w:rsid w:val="00034B85"/>
    <w:rsid w:val="0012455B"/>
    <w:rsid w:val="00130707"/>
    <w:rsid w:val="00156417"/>
    <w:rsid w:val="001B177C"/>
    <w:rsid w:val="001C0B96"/>
    <w:rsid w:val="001C0EF4"/>
    <w:rsid w:val="00210114"/>
    <w:rsid w:val="002E7F15"/>
    <w:rsid w:val="003E4343"/>
    <w:rsid w:val="00414F75"/>
    <w:rsid w:val="004559C7"/>
    <w:rsid w:val="004D2D24"/>
    <w:rsid w:val="004E4F8C"/>
    <w:rsid w:val="00535435"/>
    <w:rsid w:val="005A096B"/>
    <w:rsid w:val="005C6CBE"/>
    <w:rsid w:val="00693354"/>
    <w:rsid w:val="00713996"/>
    <w:rsid w:val="0074179C"/>
    <w:rsid w:val="007C5F49"/>
    <w:rsid w:val="007F79C1"/>
    <w:rsid w:val="00823246"/>
    <w:rsid w:val="00886378"/>
    <w:rsid w:val="008B027F"/>
    <w:rsid w:val="009C11B7"/>
    <w:rsid w:val="00BD7867"/>
    <w:rsid w:val="00C04567"/>
    <w:rsid w:val="00C86639"/>
    <w:rsid w:val="00CB2CBC"/>
    <w:rsid w:val="00E31EF6"/>
    <w:rsid w:val="00E44D15"/>
    <w:rsid w:val="00EC0FB5"/>
    <w:rsid w:val="00F83B49"/>
    <w:rsid w:val="00F946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gra" w:eastAsiaTheme="minorHAnsi" w:hAnsi="Agra" w:cstheme="majorBidi"/>
        <w:color w:val="474B78" w:themeColor="accent5"/>
        <w:sz w:val="24"/>
        <w:szCs w:val="24"/>
        <w:vertAlign w:val="superscript"/>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177C"/>
  </w:style>
  <w:style w:type="paragraph" w:styleId="Heading1">
    <w:name w:val="heading 1"/>
    <w:basedOn w:val="Heading2"/>
    <w:next w:val="Heading2"/>
    <w:link w:val="Heading1Char"/>
    <w:uiPriority w:val="9"/>
    <w:qFormat/>
    <w:rsid w:val="00E44D15"/>
    <w:pPr>
      <w:spacing w:before="600"/>
      <w:outlineLvl w:val="0"/>
    </w:pPr>
    <w:rPr>
      <w:sz w:val="32"/>
      <w:szCs w:val="32"/>
    </w:rPr>
  </w:style>
  <w:style w:type="paragraph" w:styleId="Heading2">
    <w:name w:val="heading 2"/>
    <w:basedOn w:val="Normal"/>
    <w:next w:val="Normal"/>
    <w:link w:val="Heading2Char"/>
    <w:uiPriority w:val="9"/>
    <w:unhideWhenUsed/>
    <w:qFormat/>
    <w:rsid w:val="001B177C"/>
    <w:pPr>
      <w:spacing w:before="320" w:after="0" w:line="360" w:lineRule="auto"/>
      <w:ind w:firstLine="0"/>
      <w:outlineLvl w:val="1"/>
    </w:pPr>
    <w:rPr>
      <w:rFonts w:asciiTheme="majorHAnsi" w:eastAsiaTheme="majorEastAsia" w:hAnsiTheme="majorHAnsi"/>
      <w:b/>
      <w:bCs/>
      <w:sz w:val="28"/>
      <w:szCs w:val="28"/>
    </w:rPr>
  </w:style>
  <w:style w:type="paragraph" w:styleId="Heading3">
    <w:name w:val="heading 3"/>
    <w:basedOn w:val="Normal"/>
    <w:next w:val="Normal"/>
    <w:link w:val="Heading3Char"/>
    <w:uiPriority w:val="9"/>
    <w:unhideWhenUsed/>
    <w:qFormat/>
    <w:rsid w:val="001B177C"/>
    <w:pPr>
      <w:spacing w:before="320" w:after="0" w:line="360" w:lineRule="auto"/>
      <w:ind w:firstLine="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1B177C"/>
    <w:pPr>
      <w:spacing w:before="280" w:after="0" w:line="360" w:lineRule="auto"/>
      <w:ind w:firstLine="0"/>
      <w:outlineLvl w:val="3"/>
    </w:pPr>
    <w:rPr>
      <w:rFonts w:asciiTheme="majorHAnsi" w:eastAsiaTheme="majorEastAsia" w:hAnsiTheme="majorHAnsi"/>
      <w:b/>
      <w:bCs/>
    </w:rPr>
  </w:style>
  <w:style w:type="paragraph" w:styleId="Heading5">
    <w:name w:val="heading 5"/>
    <w:basedOn w:val="Normal"/>
    <w:next w:val="Normal"/>
    <w:link w:val="Heading5Char"/>
    <w:uiPriority w:val="9"/>
    <w:semiHidden/>
    <w:unhideWhenUsed/>
    <w:qFormat/>
    <w:rsid w:val="001B177C"/>
    <w:pPr>
      <w:spacing w:before="280" w:after="0" w:line="360" w:lineRule="auto"/>
      <w:ind w:firstLine="0"/>
      <w:outlineLvl w:val="4"/>
    </w:pPr>
    <w:rPr>
      <w:rFonts w:asciiTheme="majorHAnsi" w:eastAsiaTheme="majorEastAsia" w:hAnsiTheme="majorHAnsi"/>
      <w:b/>
      <w:bCs/>
    </w:rPr>
  </w:style>
  <w:style w:type="paragraph" w:styleId="Heading6">
    <w:name w:val="heading 6"/>
    <w:basedOn w:val="Normal"/>
    <w:next w:val="Normal"/>
    <w:link w:val="Heading6Char"/>
    <w:uiPriority w:val="9"/>
    <w:semiHidden/>
    <w:unhideWhenUsed/>
    <w:qFormat/>
    <w:rsid w:val="001B177C"/>
    <w:pPr>
      <w:spacing w:before="280" w:after="80" w:line="360" w:lineRule="auto"/>
      <w:ind w:firstLine="0"/>
      <w:outlineLvl w:val="5"/>
    </w:pPr>
    <w:rPr>
      <w:rFonts w:asciiTheme="majorHAnsi" w:eastAsiaTheme="majorEastAsia" w:hAnsiTheme="majorHAnsi"/>
      <w:b/>
      <w:bCs/>
    </w:rPr>
  </w:style>
  <w:style w:type="paragraph" w:styleId="Heading7">
    <w:name w:val="heading 7"/>
    <w:basedOn w:val="Normal"/>
    <w:next w:val="Normal"/>
    <w:link w:val="Heading7Char"/>
    <w:uiPriority w:val="9"/>
    <w:semiHidden/>
    <w:unhideWhenUsed/>
    <w:qFormat/>
    <w:rsid w:val="001B177C"/>
    <w:pPr>
      <w:spacing w:before="280" w:after="0" w:line="360" w:lineRule="auto"/>
      <w:ind w:firstLine="0"/>
      <w:outlineLvl w:val="6"/>
    </w:pPr>
    <w:rPr>
      <w:rFonts w:asciiTheme="majorHAnsi" w:eastAsiaTheme="majorEastAsia" w:hAnsiTheme="majorHAnsi"/>
      <w:b/>
      <w:bCs/>
      <w:sz w:val="20"/>
      <w:szCs w:val="20"/>
    </w:rPr>
  </w:style>
  <w:style w:type="paragraph" w:styleId="Heading8">
    <w:name w:val="heading 8"/>
    <w:basedOn w:val="Normal"/>
    <w:next w:val="Normal"/>
    <w:link w:val="Heading8Char"/>
    <w:uiPriority w:val="9"/>
    <w:semiHidden/>
    <w:unhideWhenUsed/>
    <w:qFormat/>
    <w:rsid w:val="001B177C"/>
    <w:pPr>
      <w:spacing w:before="280" w:after="0" w:line="360" w:lineRule="auto"/>
      <w:ind w:firstLine="0"/>
      <w:outlineLvl w:val="7"/>
    </w:pPr>
    <w:rPr>
      <w:rFonts w:asciiTheme="majorHAnsi" w:eastAsiaTheme="majorEastAsia" w:hAnsiTheme="majorHAnsi"/>
      <w:b/>
      <w:bCs/>
      <w:sz w:val="18"/>
      <w:szCs w:val="18"/>
    </w:rPr>
  </w:style>
  <w:style w:type="paragraph" w:styleId="Heading9">
    <w:name w:val="heading 9"/>
    <w:basedOn w:val="Normal"/>
    <w:next w:val="Normal"/>
    <w:link w:val="Heading9Char"/>
    <w:uiPriority w:val="9"/>
    <w:semiHidden/>
    <w:unhideWhenUsed/>
    <w:qFormat/>
    <w:rsid w:val="001B177C"/>
    <w:pPr>
      <w:spacing w:before="280" w:after="0" w:line="360" w:lineRule="auto"/>
      <w:ind w:firstLine="0"/>
      <w:outlineLvl w:val="8"/>
    </w:pPr>
    <w:rPr>
      <w:rFonts w:asciiTheme="majorHAnsi" w:eastAsiaTheme="majorEastAsia" w:hAnsiTheme="majorHAnsi"/>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D15"/>
    <w:rPr>
      <w:rFonts w:asciiTheme="majorHAnsi" w:eastAsiaTheme="majorEastAsia" w:hAnsiTheme="majorHAnsi"/>
      <w:b/>
      <w:bCs/>
      <w:i w:val="0"/>
      <w:iCs w:val="0"/>
      <w:sz w:val="32"/>
      <w:szCs w:val="32"/>
    </w:rPr>
  </w:style>
  <w:style w:type="character" w:customStyle="1" w:styleId="Heading2Char">
    <w:name w:val="Heading 2 Char"/>
    <w:basedOn w:val="DefaultParagraphFont"/>
    <w:link w:val="Heading2"/>
    <w:uiPriority w:val="9"/>
    <w:rsid w:val="001B177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177C"/>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1B177C"/>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1B177C"/>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1B177C"/>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B177C"/>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1B177C"/>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1B177C"/>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1B177C"/>
    <w:rPr>
      <w:rFonts w:ascii="Arial Rounded MT Bold" w:hAnsi="Arial Rounded MT Bold"/>
      <w:b/>
      <w:bCs/>
      <w:sz w:val="18"/>
      <w:szCs w:val="18"/>
    </w:rPr>
  </w:style>
  <w:style w:type="paragraph" w:styleId="Title">
    <w:name w:val="Title"/>
    <w:basedOn w:val="Normal"/>
    <w:next w:val="Normal"/>
    <w:link w:val="TitleChar"/>
    <w:uiPriority w:val="10"/>
    <w:qFormat/>
    <w:rsid w:val="001B177C"/>
    <w:pPr>
      <w:spacing w:line="240" w:lineRule="auto"/>
      <w:ind w:firstLine="0"/>
    </w:pPr>
    <w:rPr>
      <w:rFonts w:asciiTheme="majorHAnsi" w:eastAsiaTheme="majorEastAsia" w:hAnsiTheme="majorHAnsi"/>
      <w:b/>
      <w:bCs/>
      <w:spacing w:val="10"/>
      <w:sz w:val="60"/>
      <w:szCs w:val="60"/>
    </w:rPr>
  </w:style>
  <w:style w:type="character" w:customStyle="1" w:styleId="TitleChar">
    <w:name w:val="Title Char"/>
    <w:basedOn w:val="DefaultParagraphFont"/>
    <w:link w:val="Title"/>
    <w:uiPriority w:val="10"/>
    <w:rsid w:val="001B177C"/>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1B177C"/>
    <w:pPr>
      <w:spacing w:after="320"/>
      <w:jc w:val="right"/>
    </w:pPr>
    <w:rPr>
      <w:color w:val="808080" w:themeColor="text1" w:themeTint="7F"/>
      <w:spacing w:val="10"/>
    </w:rPr>
  </w:style>
  <w:style w:type="character" w:customStyle="1" w:styleId="SubtitleChar">
    <w:name w:val="Subtitle Char"/>
    <w:basedOn w:val="DefaultParagraphFont"/>
    <w:link w:val="Subtitle"/>
    <w:uiPriority w:val="11"/>
    <w:rsid w:val="001B177C"/>
    <w:rPr>
      <w:i/>
      <w:iCs/>
      <w:color w:val="808080" w:themeColor="text1" w:themeTint="7F"/>
      <w:spacing w:val="10"/>
      <w:sz w:val="24"/>
      <w:szCs w:val="24"/>
    </w:rPr>
  </w:style>
  <w:style w:type="character" w:styleId="Strong">
    <w:name w:val="Strong"/>
    <w:basedOn w:val="DefaultParagraphFont"/>
    <w:uiPriority w:val="22"/>
    <w:qFormat/>
    <w:rsid w:val="001B177C"/>
    <w:rPr>
      <w:b/>
      <w:bCs/>
      <w:spacing w:val="0"/>
    </w:rPr>
  </w:style>
  <w:style w:type="character" w:styleId="Emphasis">
    <w:name w:val="Emphasis"/>
    <w:uiPriority w:val="20"/>
    <w:qFormat/>
    <w:rsid w:val="001B177C"/>
    <w:rPr>
      <w:b/>
      <w:bCs/>
      <w:i/>
      <w:iCs/>
      <w:color w:val="auto"/>
    </w:rPr>
  </w:style>
  <w:style w:type="paragraph" w:styleId="NoSpacing">
    <w:name w:val="No Spacing"/>
    <w:basedOn w:val="Normal"/>
    <w:link w:val="NoSpacingChar"/>
    <w:uiPriority w:val="1"/>
    <w:qFormat/>
    <w:rsid w:val="001B177C"/>
    <w:pPr>
      <w:spacing w:after="0" w:line="240" w:lineRule="auto"/>
      <w:ind w:firstLine="0"/>
    </w:pPr>
    <w:rPr>
      <w:rFonts w:ascii="Arial Rounded MT Bold" w:hAnsi="Arial Rounded MT Bold"/>
    </w:rPr>
  </w:style>
  <w:style w:type="character" w:customStyle="1" w:styleId="NoSpacingChar">
    <w:name w:val="No Spacing Char"/>
    <w:basedOn w:val="DefaultParagraphFont"/>
    <w:link w:val="NoSpacing"/>
    <w:uiPriority w:val="1"/>
    <w:rsid w:val="001B177C"/>
  </w:style>
  <w:style w:type="paragraph" w:styleId="ListParagraph">
    <w:name w:val="List Paragraph"/>
    <w:basedOn w:val="Normal"/>
    <w:uiPriority w:val="34"/>
    <w:qFormat/>
    <w:rsid w:val="001B177C"/>
    <w:pPr>
      <w:ind w:left="720"/>
      <w:contextualSpacing/>
    </w:pPr>
    <w:rPr>
      <w:rFonts w:ascii="Arial Rounded MT Bold" w:hAnsi="Arial Rounded MT Bold"/>
    </w:rPr>
  </w:style>
  <w:style w:type="paragraph" w:styleId="Quote">
    <w:name w:val="Quote"/>
    <w:basedOn w:val="Normal"/>
    <w:next w:val="Normal"/>
    <w:link w:val="QuoteChar"/>
    <w:uiPriority w:val="29"/>
    <w:qFormat/>
    <w:rsid w:val="001B177C"/>
    <w:rPr>
      <w:rFonts w:asciiTheme="minorHAnsi"/>
      <w:color w:val="5A5A5A" w:themeColor="text1" w:themeTint="A5"/>
    </w:rPr>
  </w:style>
  <w:style w:type="character" w:customStyle="1" w:styleId="QuoteChar">
    <w:name w:val="Quote Char"/>
    <w:basedOn w:val="DefaultParagraphFont"/>
    <w:link w:val="Quote"/>
    <w:uiPriority w:val="29"/>
    <w:rsid w:val="001B177C"/>
    <w:rPr>
      <w:rFonts w:asciiTheme="minorHAnsi"/>
      <w:color w:val="5A5A5A" w:themeColor="text1" w:themeTint="A5"/>
    </w:rPr>
  </w:style>
  <w:style w:type="paragraph" w:styleId="IntenseQuote">
    <w:name w:val="Intense Quote"/>
    <w:basedOn w:val="Normal"/>
    <w:next w:val="Normal"/>
    <w:link w:val="IntenseQuoteChar"/>
    <w:uiPriority w:val="30"/>
    <w:qFormat/>
    <w:rsid w:val="001B177C"/>
    <w:pPr>
      <w:spacing w:before="320" w:after="480" w:line="240" w:lineRule="auto"/>
      <w:ind w:left="720" w:right="720" w:firstLine="0"/>
      <w:jc w:val="center"/>
    </w:pPr>
    <w:rPr>
      <w:rFonts w:asciiTheme="majorHAnsi" w:eastAsiaTheme="majorEastAsia" w:hAnsiTheme="majorHAnsi"/>
      <w:sz w:val="20"/>
      <w:szCs w:val="20"/>
    </w:rPr>
  </w:style>
  <w:style w:type="character" w:customStyle="1" w:styleId="IntenseQuoteChar">
    <w:name w:val="Intense Quote Char"/>
    <w:basedOn w:val="DefaultParagraphFont"/>
    <w:link w:val="IntenseQuote"/>
    <w:uiPriority w:val="30"/>
    <w:rsid w:val="001B177C"/>
    <w:rPr>
      <w:rFonts w:asciiTheme="majorHAnsi" w:eastAsiaTheme="majorEastAsia" w:hAnsiTheme="majorHAnsi" w:cstheme="majorBidi"/>
      <w:i/>
      <w:iCs/>
      <w:sz w:val="20"/>
      <w:szCs w:val="20"/>
    </w:rPr>
  </w:style>
  <w:style w:type="character" w:styleId="SubtleEmphasis">
    <w:name w:val="Subtle Emphasis"/>
    <w:uiPriority w:val="19"/>
    <w:qFormat/>
    <w:rsid w:val="001B177C"/>
    <w:rPr>
      <w:i/>
      <w:iCs/>
      <w:color w:val="5A5A5A" w:themeColor="text1" w:themeTint="A5"/>
    </w:rPr>
  </w:style>
  <w:style w:type="character" w:styleId="IntenseEmphasis">
    <w:name w:val="Intense Emphasis"/>
    <w:uiPriority w:val="21"/>
    <w:qFormat/>
    <w:rsid w:val="001B177C"/>
    <w:rPr>
      <w:b/>
      <w:bCs/>
      <w:i/>
      <w:iCs/>
      <w:color w:val="auto"/>
      <w:u w:val="single"/>
    </w:rPr>
  </w:style>
  <w:style w:type="character" w:styleId="SubtleReference">
    <w:name w:val="Subtle Reference"/>
    <w:uiPriority w:val="31"/>
    <w:qFormat/>
    <w:rsid w:val="001B177C"/>
    <w:rPr>
      <w:smallCaps/>
    </w:rPr>
  </w:style>
  <w:style w:type="character" w:styleId="IntenseReference">
    <w:name w:val="Intense Reference"/>
    <w:uiPriority w:val="32"/>
    <w:qFormat/>
    <w:rsid w:val="001B177C"/>
    <w:rPr>
      <w:b/>
      <w:bCs/>
      <w:smallCaps/>
      <w:color w:val="auto"/>
    </w:rPr>
  </w:style>
  <w:style w:type="character" w:styleId="BookTitle">
    <w:name w:val="Book Title"/>
    <w:uiPriority w:val="33"/>
    <w:qFormat/>
    <w:rsid w:val="001B177C"/>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1B177C"/>
    <w:pPr>
      <w:outlineLvl w:val="9"/>
    </w:pPr>
    <w:rPr>
      <w:iCs/>
    </w:rPr>
  </w:style>
  <w:style w:type="character" w:styleId="Hyperlink">
    <w:name w:val="Hyperlink"/>
    <w:basedOn w:val="DefaultParagraphFont"/>
    <w:uiPriority w:val="99"/>
    <w:semiHidden/>
    <w:unhideWhenUsed/>
    <w:rsid w:val="007F79C1"/>
    <w:rPr>
      <w:color w:val="0000FF"/>
      <w:u w:val="single"/>
    </w:rPr>
  </w:style>
  <w:style w:type="paragraph" w:styleId="NormalWeb">
    <w:name w:val="Normal (Web)"/>
    <w:basedOn w:val="Normal"/>
    <w:uiPriority w:val="99"/>
    <w:semiHidden/>
    <w:unhideWhenUsed/>
    <w:rsid w:val="007F79C1"/>
    <w:pPr>
      <w:spacing w:before="100" w:beforeAutospacing="1" w:after="100" w:afterAutospacing="1" w:line="240" w:lineRule="auto"/>
      <w:ind w:firstLine="0"/>
    </w:pPr>
    <w:rPr>
      <w:rFonts w:ascii="Times New Roman" w:eastAsia="Times New Roman" w:hAnsi="Times New Roman" w:cs="Times New Roman"/>
      <w:i/>
      <w:iCs/>
      <w:strike/>
      <w:shadow/>
      <w:color w:val="auto"/>
      <w:vertAlign w:val="baseline"/>
      <w:lang w:bidi="ar-SA"/>
    </w:rPr>
  </w:style>
  <w:style w:type="paragraph" w:styleId="HTMLPreformatted">
    <w:name w:val="HTML Preformatted"/>
    <w:basedOn w:val="Normal"/>
    <w:link w:val="HTMLPreformattedChar"/>
    <w:uiPriority w:val="99"/>
    <w:unhideWhenUsed/>
    <w:rsid w:val="007F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sz w:val="20"/>
      <w:szCs w:val="20"/>
      <w:vertAlign w:val="baseline"/>
      <w:lang w:bidi="ar-SA"/>
    </w:rPr>
  </w:style>
  <w:style w:type="character" w:customStyle="1" w:styleId="HTMLPreformattedChar">
    <w:name w:val="HTML Preformatted Char"/>
    <w:basedOn w:val="DefaultParagraphFont"/>
    <w:link w:val="HTMLPreformatted"/>
    <w:uiPriority w:val="99"/>
    <w:rsid w:val="007F79C1"/>
    <w:rPr>
      <w:rFonts w:ascii="Courier New" w:eastAsia="Times New Roman" w:hAnsi="Courier New" w:cs="Courier New"/>
      <w:color w:val="auto"/>
      <w:sz w:val="20"/>
      <w:szCs w:val="20"/>
      <w:vertAlign w:val="baseline"/>
      <w:lang w:bidi="ar-SA"/>
    </w:rPr>
  </w:style>
  <w:style w:type="character" w:styleId="HTMLCode">
    <w:name w:val="HTML Code"/>
    <w:basedOn w:val="DefaultParagraphFont"/>
    <w:uiPriority w:val="99"/>
    <w:semiHidden/>
    <w:unhideWhenUsed/>
    <w:rsid w:val="007F79C1"/>
    <w:rPr>
      <w:rFonts w:ascii="Courier New" w:eastAsia="Times New Roman" w:hAnsi="Courier New" w:cs="Courier New"/>
      <w:sz w:val="20"/>
      <w:szCs w:val="20"/>
    </w:rPr>
  </w:style>
  <w:style w:type="character" w:customStyle="1" w:styleId="token">
    <w:name w:val="token"/>
    <w:basedOn w:val="DefaultParagraphFont"/>
    <w:rsid w:val="00535435"/>
  </w:style>
</w:styles>
</file>

<file path=word/webSettings.xml><?xml version="1.0" encoding="utf-8"?>
<w:webSettings xmlns:r="http://schemas.openxmlformats.org/officeDocument/2006/relationships" xmlns:w="http://schemas.openxmlformats.org/wordprocessingml/2006/main">
  <w:divs>
    <w:div w:id="21325162">
      <w:bodyDiv w:val="1"/>
      <w:marLeft w:val="0"/>
      <w:marRight w:val="0"/>
      <w:marTop w:val="0"/>
      <w:marBottom w:val="0"/>
      <w:divBdr>
        <w:top w:val="none" w:sz="0" w:space="0" w:color="auto"/>
        <w:left w:val="none" w:sz="0" w:space="0" w:color="auto"/>
        <w:bottom w:val="none" w:sz="0" w:space="0" w:color="auto"/>
        <w:right w:val="none" w:sz="0" w:space="0" w:color="auto"/>
      </w:divBdr>
    </w:div>
    <w:div w:id="22489169">
      <w:bodyDiv w:val="1"/>
      <w:marLeft w:val="0"/>
      <w:marRight w:val="0"/>
      <w:marTop w:val="0"/>
      <w:marBottom w:val="0"/>
      <w:divBdr>
        <w:top w:val="none" w:sz="0" w:space="0" w:color="auto"/>
        <w:left w:val="none" w:sz="0" w:space="0" w:color="auto"/>
        <w:bottom w:val="none" w:sz="0" w:space="0" w:color="auto"/>
        <w:right w:val="none" w:sz="0" w:space="0" w:color="auto"/>
      </w:divBdr>
    </w:div>
    <w:div w:id="38356615">
      <w:bodyDiv w:val="1"/>
      <w:marLeft w:val="0"/>
      <w:marRight w:val="0"/>
      <w:marTop w:val="0"/>
      <w:marBottom w:val="0"/>
      <w:divBdr>
        <w:top w:val="none" w:sz="0" w:space="0" w:color="auto"/>
        <w:left w:val="none" w:sz="0" w:space="0" w:color="auto"/>
        <w:bottom w:val="none" w:sz="0" w:space="0" w:color="auto"/>
        <w:right w:val="none" w:sz="0" w:space="0" w:color="auto"/>
      </w:divBdr>
    </w:div>
    <w:div w:id="38359137">
      <w:bodyDiv w:val="1"/>
      <w:marLeft w:val="0"/>
      <w:marRight w:val="0"/>
      <w:marTop w:val="0"/>
      <w:marBottom w:val="0"/>
      <w:divBdr>
        <w:top w:val="none" w:sz="0" w:space="0" w:color="auto"/>
        <w:left w:val="none" w:sz="0" w:space="0" w:color="auto"/>
        <w:bottom w:val="none" w:sz="0" w:space="0" w:color="auto"/>
        <w:right w:val="none" w:sz="0" w:space="0" w:color="auto"/>
      </w:divBdr>
    </w:div>
    <w:div w:id="65536224">
      <w:bodyDiv w:val="1"/>
      <w:marLeft w:val="0"/>
      <w:marRight w:val="0"/>
      <w:marTop w:val="0"/>
      <w:marBottom w:val="0"/>
      <w:divBdr>
        <w:top w:val="none" w:sz="0" w:space="0" w:color="auto"/>
        <w:left w:val="none" w:sz="0" w:space="0" w:color="auto"/>
        <w:bottom w:val="none" w:sz="0" w:space="0" w:color="auto"/>
        <w:right w:val="none" w:sz="0" w:space="0" w:color="auto"/>
      </w:divBdr>
    </w:div>
    <w:div w:id="77334240">
      <w:bodyDiv w:val="1"/>
      <w:marLeft w:val="0"/>
      <w:marRight w:val="0"/>
      <w:marTop w:val="0"/>
      <w:marBottom w:val="0"/>
      <w:divBdr>
        <w:top w:val="none" w:sz="0" w:space="0" w:color="auto"/>
        <w:left w:val="none" w:sz="0" w:space="0" w:color="auto"/>
        <w:bottom w:val="none" w:sz="0" w:space="0" w:color="auto"/>
        <w:right w:val="none" w:sz="0" w:space="0" w:color="auto"/>
      </w:divBdr>
    </w:div>
    <w:div w:id="79959421">
      <w:bodyDiv w:val="1"/>
      <w:marLeft w:val="0"/>
      <w:marRight w:val="0"/>
      <w:marTop w:val="0"/>
      <w:marBottom w:val="0"/>
      <w:divBdr>
        <w:top w:val="none" w:sz="0" w:space="0" w:color="auto"/>
        <w:left w:val="none" w:sz="0" w:space="0" w:color="auto"/>
        <w:bottom w:val="none" w:sz="0" w:space="0" w:color="auto"/>
        <w:right w:val="none" w:sz="0" w:space="0" w:color="auto"/>
      </w:divBdr>
    </w:div>
    <w:div w:id="81881161">
      <w:bodyDiv w:val="1"/>
      <w:marLeft w:val="0"/>
      <w:marRight w:val="0"/>
      <w:marTop w:val="0"/>
      <w:marBottom w:val="0"/>
      <w:divBdr>
        <w:top w:val="none" w:sz="0" w:space="0" w:color="auto"/>
        <w:left w:val="none" w:sz="0" w:space="0" w:color="auto"/>
        <w:bottom w:val="none" w:sz="0" w:space="0" w:color="auto"/>
        <w:right w:val="none" w:sz="0" w:space="0" w:color="auto"/>
      </w:divBdr>
    </w:div>
    <w:div w:id="94599833">
      <w:bodyDiv w:val="1"/>
      <w:marLeft w:val="0"/>
      <w:marRight w:val="0"/>
      <w:marTop w:val="0"/>
      <w:marBottom w:val="0"/>
      <w:divBdr>
        <w:top w:val="none" w:sz="0" w:space="0" w:color="auto"/>
        <w:left w:val="none" w:sz="0" w:space="0" w:color="auto"/>
        <w:bottom w:val="none" w:sz="0" w:space="0" w:color="auto"/>
        <w:right w:val="none" w:sz="0" w:space="0" w:color="auto"/>
      </w:divBdr>
    </w:div>
    <w:div w:id="95904517">
      <w:bodyDiv w:val="1"/>
      <w:marLeft w:val="0"/>
      <w:marRight w:val="0"/>
      <w:marTop w:val="0"/>
      <w:marBottom w:val="0"/>
      <w:divBdr>
        <w:top w:val="none" w:sz="0" w:space="0" w:color="auto"/>
        <w:left w:val="none" w:sz="0" w:space="0" w:color="auto"/>
        <w:bottom w:val="none" w:sz="0" w:space="0" w:color="auto"/>
        <w:right w:val="none" w:sz="0" w:space="0" w:color="auto"/>
      </w:divBdr>
    </w:div>
    <w:div w:id="106703381">
      <w:bodyDiv w:val="1"/>
      <w:marLeft w:val="0"/>
      <w:marRight w:val="0"/>
      <w:marTop w:val="0"/>
      <w:marBottom w:val="0"/>
      <w:divBdr>
        <w:top w:val="none" w:sz="0" w:space="0" w:color="auto"/>
        <w:left w:val="none" w:sz="0" w:space="0" w:color="auto"/>
        <w:bottom w:val="none" w:sz="0" w:space="0" w:color="auto"/>
        <w:right w:val="none" w:sz="0" w:space="0" w:color="auto"/>
      </w:divBdr>
    </w:div>
    <w:div w:id="122122281">
      <w:bodyDiv w:val="1"/>
      <w:marLeft w:val="0"/>
      <w:marRight w:val="0"/>
      <w:marTop w:val="0"/>
      <w:marBottom w:val="0"/>
      <w:divBdr>
        <w:top w:val="none" w:sz="0" w:space="0" w:color="auto"/>
        <w:left w:val="none" w:sz="0" w:space="0" w:color="auto"/>
        <w:bottom w:val="none" w:sz="0" w:space="0" w:color="auto"/>
        <w:right w:val="none" w:sz="0" w:space="0" w:color="auto"/>
      </w:divBdr>
    </w:div>
    <w:div w:id="125197803">
      <w:bodyDiv w:val="1"/>
      <w:marLeft w:val="0"/>
      <w:marRight w:val="0"/>
      <w:marTop w:val="0"/>
      <w:marBottom w:val="0"/>
      <w:divBdr>
        <w:top w:val="none" w:sz="0" w:space="0" w:color="auto"/>
        <w:left w:val="none" w:sz="0" w:space="0" w:color="auto"/>
        <w:bottom w:val="none" w:sz="0" w:space="0" w:color="auto"/>
        <w:right w:val="none" w:sz="0" w:space="0" w:color="auto"/>
      </w:divBdr>
    </w:div>
    <w:div w:id="147601032">
      <w:bodyDiv w:val="1"/>
      <w:marLeft w:val="0"/>
      <w:marRight w:val="0"/>
      <w:marTop w:val="0"/>
      <w:marBottom w:val="0"/>
      <w:divBdr>
        <w:top w:val="none" w:sz="0" w:space="0" w:color="auto"/>
        <w:left w:val="none" w:sz="0" w:space="0" w:color="auto"/>
        <w:bottom w:val="none" w:sz="0" w:space="0" w:color="auto"/>
        <w:right w:val="none" w:sz="0" w:space="0" w:color="auto"/>
      </w:divBdr>
    </w:div>
    <w:div w:id="166408751">
      <w:bodyDiv w:val="1"/>
      <w:marLeft w:val="0"/>
      <w:marRight w:val="0"/>
      <w:marTop w:val="0"/>
      <w:marBottom w:val="0"/>
      <w:divBdr>
        <w:top w:val="none" w:sz="0" w:space="0" w:color="auto"/>
        <w:left w:val="none" w:sz="0" w:space="0" w:color="auto"/>
        <w:bottom w:val="none" w:sz="0" w:space="0" w:color="auto"/>
        <w:right w:val="none" w:sz="0" w:space="0" w:color="auto"/>
      </w:divBdr>
    </w:div>
    <w:div w:id="167336378">
      <w:bodyDiv w:val="1"/>
      <w:marLeft w:val="0"/>
      <w:marRight w:val="0"/>
      <w:marTop w:val="0"/>
      <w:marBottom w:val="0"/>
      <w:divBdr>
        <w:top w:val="none" w:sz="0" w:space="0" w:color="auto"/>
        <w:left w:val="none" w:sz="0" w:space="0" w:color="auto"/>
        <w:bottom w:val="none" w:sz="0" w:space="0" w:color="auto"/>
        <w:right w:val="none" w:sz="0" w:space="0" w:color="auto"/>
      </w:divBdr>
    </w:div>
    <w:div w:id="169565051">
      <w:bodyDiv w:val="1"/>
      <w:marLeft w:val="0"/>
      <w:marRight w:val="0"/>
      <w:marTop w:val="0"/>
      <w:marBottom w:val="0"/>
      <w:divBdr>
        <w:top w:val="none" w:sz="0" w:space="0" w:color="auto"/>
        <w:left w:val="none" w:sz="0" w:space="0" w:color="auto"/>
        <w:bottom w:val="none" w:sz="0" w:space="0" w:color="auto"/>
        <w:right w:val="none" w:sz="0" w:space="0" w:color="auto"/>
      </w:divBdr>
    </w:div>
    <w:div w:id="170803240">
      <w:bodyDiv w:val="1"/>
      <w:marLeft w:val="0"/>
      <w:marRight w:val="0"/>
      <w:marTop w:val="0"/>
      <w:marBottom w:val="0"/>
      <w:divBdr>
        <w:top w:val="none" w:sz="0" w:space="0" w:color="auto"/>
        <w:left w:val="none" w:sz="0" w:space="0" w:color="auto"/>
        <w:bottom w:val="none" w:sz="0" w:space="0" w:color="auto"/>
        <w:right w:val="none" w:sz="0" w:space="0" w:color="auto"/>
      </w:divBdr>
    </w:div>
    <w:div w:id="202133389">
      <w:bodyDiv w:val="1"/>
      <w:marLeft w:val="0"/>
      <w:marRight w:val="0"/>
      <w:marTop w:val="0"/>
      <w:marBottom w:val="0"/>
      <w:divBdr>
        <w:top w:val="none" w:sz="0" w:space="0" w:color="auto"/>
        <w:left w:val="none" w:sz="0" w:space="0" w:color="auto"/>
        <w:bottom w:val="none" w:sz="0" w:space="0" w:color="auto"/>
        <w:right w:val="none" w:sz="0" w:space="0" w:color="auto"/>
      </w:divBdr>
    </w:div>
    <w:div w:id="209610129">
      <w:bodyDiv w:val="1"/>
      <w:marLeft w:val="0"/>
      <w:marRight w:val="0"/>
      <w:marTop w:val="0"/>
      <w:marBottom w:val="0"/>
      <w:divBdr>
        <w:top w:val="none" w:sz="0" w:space="0" w:color="auto"/>
        <w:left w:val="none" w:sz="0" w:space="0" w:color="auto"/>
        <w:bottom w:val="none" w:sz="0" w:space="0" w:color="auto"/>
        <w:right w:val="none" w:sz="0" w:space="0" w:color="auto"/>
      </w:divBdr>
    </w:div>
    <w:div w:id="221865697">
      <w:bodyDiv w:val="1"/>
      <w:marLeft w:val="0"/>
      <w:marRight w:val="0"/>
      <w:marTop w:val="0"/>
      <w:marBottom w:val="0"/>
      <w:divBdr>
        <w:top w:val="none" w:sz="0" w:space="0" w:color="auto"/>
        <w:left w:val="none" w:sz="0" w:space="0" w:color="auto"/>
        <w:bottom w:val="none" w:sz="0" w:space="0" w:color="auto"/>
        <w:right w:val="none" w:sz="0" w:space="0" w:color="auto"/>
      </w:divBdr>
    </w:div>
    <w:div w:id="224222666">
      <w:bodyDiv w:val="1"/>
      <w:marLeft w:val="0"/>
      <w:marRight w:val="0"/>
      <w:marTop w:val="0"/>
      <w:marBottom w:val="0"/>
      <w:divBdr>
        <w:top w:val="none" w:sz="0" w:space="0" w:color="auto"/>
        <w:left w:val="none" w:sz="0" w:space="0" w:color="auto"/>
        <w:bottom w:val="none" w:sz="0" w:space="0" w:color="auto"/>
        <w:right w:val="none" w:sz="0" w:space="0" w:color="auto"/>
      </w:divBdr>
    </w:div>
    <w:div w:id="260378135">
      <w:bodyDiv w:val="1"/>
      <w:marLeft w:val="0"/>
      <w:marRight w:val="0"/>
      <w:marTop w:val="0"/>
      <w:marBottom w:val="0"/>
      <w:divBdr>
        <w:top w:val="none" w:sz="0" w:space="0" w:color="auto"/>
        <w:left w:val="none" w:sz="0" w:space="0" w:color="auto"/>
        <w:bottom w:val="none" w:sz="0" w:space="0" w:color="auto"/>
        <w:right w:val="none" w:sz="0" w:space="0" w:color="auto"/>
      </w:divBdr>
    </w:div>
    <w:div w:id="269319833">
      <w:bodyDiv w:val="1"/>
      <w:marLeft w:val="0"/>
      <w:marRight w:val="0"/>
      <w:marTop w:val="0"/>
      <w:marBottom w:val="0"/>
      <w:divBdr>
        <w:top w:val="none" w:sz="0" w:space="0" w:color="auto"/>
        <w:left w:val="none" w:sz="0" w:space="0" w:color="auto"/>
        <w:bottom w:val="none" w:sz="0" w:space="0" w:color="auto"/>
        <w:right w:val="none" w:sz="0" w:space="0" w:color="auto"/>
      </w:divBdr>
    </w:div>
    <w:div w:id="281498736">
      <w:bodyDiv w:val="1"/>
      <w:marLeft w:val="0"/>
      <w:marRight w:val="0"/>
      <w:marTop w:val="0"/>
      <w:marBottom w:val="0"/>
      <w:divBdr>
        <w:top w:val="none" w:sz="0" w:space="0" w:color="auto"/>
        <w:left w:val="none" w:sz="0" w:space="0" w:color="auto"/>
        <w:bottom w:val="none" w:sz="0" w:space="0" w:color="auto"/>
        <w:right w:val="none" w:sz="0" w:space="0" w:color="auto"/>
      </w:divBdr>
    </w:div>
    <w:div w:id="292905893">
      <w:bodyDiv w:val="1"/>
      <w:marLeft w:val="0"/>
      <w:marRight w:val="0"/>
      <w:marTop w:val="0"/>
      <w:marBottom w:val="0"/>
      <w:divBdr>
        <w:top w:val="none" w:sz="0" w:space="0" w:color="auto"/>
        <w:left w:val="none" w:sz="0" w:space="0" w:color="auto"/>
        <w:bottom w:val="none" w:sz="0" w:space="0" w:color="auto"/>
        <w:right w:val="none" w:sz="0" w:space="0" w:color="auto"/>
      </w:divBdr>
    </w:div>
    <w:div w:id="315304812">
      <w:bodyDiv w:val="1"/>
      <w:marLeft w:val="0"/>
      <w:marRight w:val="0"/>
      <w:marTop w:val="0"/>
      <w:marBottom w:val="0"/>
      <w:divBdr>
        <w:top w:val="none" w:sz="0" w:space="0" w:color="auto"/>
        <w:left w:val="none" w:sz="0" w:space="0" w:color="auto"/>
        <w:bottom w:val="none" w:sz="0" w:space="0" w:color="auto"/>
        <w:right w:val="none" w:sz="0" w:space="0" w:color="auto"/>
      </w:divBdr>
    </w:div>
    <w:div w:id="329723166">
      <w:bodyDiv w:val="1"/>
      <w:marLeft w:val="0"/>
      <w:marRight w:val="0"/>
      <w:marTop w:val="0"/>
      <w:marBottom w:val="0"/>
      <w:divBdr>
        <w:top w:val="none" w:sz="0" w:space="0" w:color="auto"/>
        <w:left w:val="none" w:sz="0" w:space="0" w:color="auto"/>
        <w:bottom w:val="none" w:sz="0" w:space="0" w:color="auto"/>
        <w:right w:val="none" w:sz="0" w:space="0" w:color="auto"/>
      </w:divBdr>
    </w:div>
    <w:div w:id="333144151">
      <w:bodyDiv w:val="1"/>
      <w:marLeft w:val="0"/>
      <w:marRight w:val="0"/>
      <w:marTop w:val="0"/>
      <w:marBottom w:val="0"/>
      <w:divBdr>
        <w:top w:val="none" w:sz="0" w:space="0" w:color="auto"/>
        <w:left w:val="none" w:sz="0" w:space="0" w:color="auto"/>
        <w:bottom w:val="none" w:sz="0" w:space="0" w:color="auto"/>
        <w:right w:val="none" w:sz="0" w:space="0" w:color="auto"/>
      </w:divBdr>
    </w:div>
    <w:div w:id="337925109">
      <w:bodyDiv w:val="1"/>
      <w:marLeft w:val="0"/>
      <w:marRight w:val="0"/>
      <w:marTop w:val="0"/>
      <w:marBottom w:val="0"/>
      <w:divBdr>
        <w:top w:val="none" w:sz="0" w:space="0" w:color="auto"/>
        <w:left w:val="none" w:sz="0" w:space="0" w:color="auto"/>
        <w:bottom w:val="none" w:sz="0" w:space="0" w:color="auto"/>
        <w:right w:val="none" w:sz="0" w:space="0" w:color="auto"/>
      </w:divBdr>
    </w:div>
    <w:div w:id="363211879">
      <w:bodyDiv w:val="1"/>
      <w:marLeft w:val="0"/>
      <w:marRight w:val="0"/>
      <w:marTop w:val="0"/>
      <w:marBottom w:val="0"/>
      <w:divBdr>
        <w:top w:val="none" w:sz="0" w:space="0" w:color="auto"/>
        <w:left w:val="none" w:sz="0" w:space="0" w:color="auto"/>
        <w:bottom w:val="none" w:sz="0" w:space="0" w:color="auto"/>
        <w:right w:val="none" w:sz="0" w:space="0" w:color="auto"/>
      </w:divBdr>
    </w:div>
    <w:div w:id="369496683">
      <w:bodyDiv w:val="1"/>
      <w:marLeft w:val="0"/>
      <w:marRight w:val="0"/>
      <w:marTop w:val="0"/>
      <w:marBottom w:val="0"/>
      <w:divBdr>
        <w:top w:val="none" w:sz="0" w:space="0" w:color="auto"/>
        <w:left w:val="none" w:sz="0" w:space="0" w:color="auto"/>
        <w:bottom w:val="none" w:sz="0" w:space="0" w:color="auto"/>
        <w:right w:val="none" w:sz="0" w:space="0" w:color="auto"/>
      </w:divBdr>
    </w:div>
    <w:div w:id="388917117">
      <w:bodyDiv w:val="1"/>
      <w:marLeft w:val="0"/>
      <w:marRight w:val="0"/>
      <w:marTop w:val="0"/>
      <w:marBottom w:val="0"/>
      <w:divBdr>
        <w:top w:val="none" w:sz="0" w:space="0" w:color="auto"/>
        <w:left w:val="none" w:sz="0" w:space="0" w:color="auto"/>
        <w:bottom w:val="none" w:sz="0" w:space="0" w:color="auto"/>
        <w:right w:val="none" w:sz="0" w:space="0" w:color="auto"/>
      </w:divBdr>
    </w:div>
    <w:div w:id="390275252">
      <w:bodyDiv w:val="1"/>
      <w:marLeft w:val="0"/>
      <w:marRight w:val="0"/>
      <w:marTop w:val="0"/>
      <w:marBottom w:val="0"/>
      <w:divBdr>
        <w:top w:val="none" w:sz="0" w:space="0" w:color="auto"/>
        <w:left w:val="none" w:sz="0" w:space="0" w:color="auto"/>
        <w:bottom w:val="none" w:sz="0" w:space="0" w:color="auto"/>
        <w:right w:val="none" w:sz="0" w:space="0" w:color="auto"/>
      </w:divBdr>
    </w:div>
    <w:div w:id="404765468">
      <w:bodyDiv w:val="1"/>
      <w:marLeft w:val="0"/>
      <w:marRight w:val="0"/>
      <w:marTop w:val="0"/>
      <w:marBottom w:val="0"/>
      <w:divBdr>
        <w:top w:val="none" w:sz="0" w:space="0" w:color="auto"/>
        <w:left w:val="none" w:sz="0" w:space="0" w:color="auto"/>
        <w:bottom w:val="none" w:sz="0" w:space="0" w:color="auto"/>
        <w:right w:val="none" w:sz="0" w:space="0" w:color="auto"/>
      </w:divBdr>
    </w:div>
    <w:div w:id="414135864">
      <w:bodyDiv w:val="1"/>
      <w:marLeft w:val="0"/>
      <w:marRight w:val="0"/>
      <w:marTop w:val="0"/>
      <w:marBottom w:val="0"/>
      <w:divBdr>
        <w:top w:val="none" w:sz="0" w:space="0" w:color="auto"/>
        <w:left w:val="none" w:sz="0" w:space="0" w:color="auto"/>
        <w:bottom w:val="none" w:sz="0" w:space="0" w:color="auto"/>
        <w:right w:val="none" w:sz="0" w:space="0" w:color="auto"/>
      </w:divBdr>
    </w:div>
    <w:div w:id="470558903">
      <w:bodyDiv w:val="1"/>
      <w:marLeft w:val="0"/>
      <w:marRight w:val="0"/>
      <w:marTop w:val="0"/>
      <w:marBottom w:val="0"/>
      <w:divBdr>
        <w:top w:val="none" w:sz="0" w:space="0" w:color="auto"/>
        <w:left w:val="none" w:sz="0" w:space="0" w:color="auto"/>
        <w:bottom w:val="none" w:sz="0" w:space="0" w:color="auto"/>
        <w:right w:val="none" w:sz="0" w:space="0" w:color="auto"/>
      </w:divBdr>
    </w:div>
    <w:div w:id="476068934">
      <w:bodyDiv w:val="1"/>
      <w:marLeft w:val="0"/>
      <w:marRight w:val="0"/>
      <w:marTop w:val="0"/>
      <w:marBottom w:val="0"/>
      <w:divBdr>
        <w:top w:val="none" w:sz="0" w:space="0" w:color="auto"/>
        <w:left w:val="none" w:sz="0" w:space="0" w:color="auto"/>
        <w:bottom w:val="none" w:sz="0" w:space="0" w:color="auto"/>
        <w:right w:val="none" w:sz="0" w:space="0" w:color="auto"/>
      </w:divBdr>
    </w:div>
    <w:div w:id="477233159">
      <w:bodyDiv w:val="1"/>
      <w:marLeft w:val="0"/>
      <w:marRight w:val="0"/>
      <w:marTop w:val="0"/>
      <w:marBottom w:val="0"/>
      <w:divBdr>
        <w:top w:val="none" w:sz="0" w:space="0" w:color="auto"/>
        <w:left w:val="none" w:sz="0" w:space="0" w:color="auto"/>
        <w:bottom w:val="none" w:sz="0" w:space="0" w:color="auto"/>
        <w:right w:val="none" w:sz="0" w:space="0" w:color="auto"/>
      </w:divBdr>
    </w:div>
    <w:div w:id="486937791">
      <w:bodyDiv w:val="1"/>
      <w:marLeft w:val="0"/>
      <w:marRight w:val="0"/>
      <w:marTop w:val="0"/>
      <w:marBottom w:val="0"/>
      <w:divBdr>
        <w:top w:val="none" w:sz="0" w:space="0" w:color="auto"/>
        <w:left w:val="none" w:sz="0" w:space="0" w:color="auto"/>
        <w:bottom w:val="none" w:sz="0" w:space="0" w:color="auto"/>
        <w:right w:val="none" w:sz="0" w:space="0" w:color="auto"/>
      </w:divBdr>
    </w:div>
    <w:div w:id="499347509">
      <w:bodyDiv w:val="1"/>
      <w:marLeft w:val="0"/>
      <w:marRight w:val="0"/>
      <w:marTop w:val="0"/>
      <w:marBottom w:val="0"/>
      <w:divBdr>
        <w:top w:val="none" w:sz="0" w:space="0" w:color="auto"/>
        <w:left w:val="none" w:sz="0" w:space="0" w:color="auto"/>
        <w:bottom w:val="none" w:sz="0" w:space="0" w:color="auto"/>
        <w:right w:val="none" w:sz="0" w:space="0" w:color="auto"/>
      </w:divBdr>
    </w:div>
    <w:div w:id="517735305">
      <w:bodyDiv w:val="1"/>
      <w:marLeft w:val="0"/>
      <w:marRight w:val="0"/>
      <w:marTop w:val="0"/>
      <w:marBottom w:val="0"/>
      <w:divBdr>
        <w:top w:val="none" w:sz="0" w:space="0" w:color="auto"/>
        <w:left w:val="none" w:sz="0" w:space="0" w:color="auto"/>
        <w:bottom w:val="none" w:sz="0" w:space="0" w:color="auto"/>
        <w:right w:val="none" w:sz="0" w:space="0" w:color="auto"/>
      </w:divBdr>
    </w:div>
    <w:div w:id="518202635">
      <w:bodyDiv w:val="1"/>
      <w:marLeft w:val="0"/>
      <w:marRight w:val="0"/>
      <w:marTop w:val="0"/>
      <w:marBottom w:val="0"/>
      <w:divBdr>
        <w:top w:val="none" w:sz="0" w:space="0" w:color="auto"/>
        <w:left w:val="none" w:sz="0" w:space="0" w:color="auto"/>
        <w:bottom w:val="none" w:sz="0" w:space="0" w:color="auto"/>
        <w:right w:val="none" w:sz="0" w:space="0" w:color="auto"/>
      </w:divBdr>
    </w:div>
    <w:div w:id="532036972">
      <w:bodyDiv w:val="1"/>
      <w:marLeft w:val="0"/>
      <w:marRight w:val="0"/>
      <w:marTop w:val="0"/>
      <w:marBottom w:val="0"/>
      <w:divBdr>
        <w:top w:val="none" w:sz="0" w:space="0" w:color="auto"/>
        <w:left w:val="none" w:sz="0" w:space="0" w:color="auto"/>
        <w:bottom w:val="none" w:sz="0" w:space="0" w:color="auto"/>
        <w:right w:val="none" w:sz="0" w:space="0" w:color="auto"/>
      </w:divBdr>
    </w:div>
    <w:div w:id="559249734">
      <w:bodyDiv w:val="1"/>
      <w:marLeft w:val="0"/>
      <w:marRight w:val="0"/>
      <w:marTop w:val="0"/>
      <w:marBottom w:val="0"/>
      <w:divBdr>
        <w:top w:val="none" w:sz="0" w:space="0" w:color="auto"/>
        <w:left w:val="none" w:sz="0" w:space="0" w:color="auto"/>
        <w:bottom w:val="none" w:sz="0" w:space="0" w:color="auto"/>
        <w:right w:val="none" w:sz="0" w:space="0" w:color="auto"/>
      </w:divBdr>
    </w:div>
    <w:div w:id="584724663">
      <w:bodyDiv w:val="1"/>
      <w:marLeft w:val="0"/>
      <w:marRight w:val="0"/>
      <w:marTop w:val="0"/>
      <w:marBottom w:val="0"/>
      <w:divBdr>
        <w:top w:val="none" w:sz="0" w:space="0" w:color="auto"/>
        <w:left w:val="none" w:sz="0" w:space="0" w:color="auto"/>
        <w:bottom w:val="none" w:sz="0" w:space="0" w:color="auto"/>
        <w:right w:val="none" w:sz="0" w:space="0" w:color="auto"/>
      </w:divBdr>
    </w:div>
    <w:div w:id="586232353">
      <w:bodyDiv w:val="1"/>
      <w:marLeft w:val="0"/>
      <w:marRight w:val="0"/>
      <w:marTop w:val="0"/>
      <w:marBottom w:val="0"/>
      <w:divBdr>
        <w:top w:val="none" w:sz="0" w:space="0" w:color="auto"/>
        <w:left w:val="none" w:sz="0" w:space="0" w:color="auto"/>
        <w:bottom w:val="none" w:sz="0" w:space="0" w:color="auto"/>
        <w:right w:val="none" w:sz="0" w:space="0" w:color="auto"/>
      </w:divBdr>
    </w:div>
    <w:div w:id="587079348">
      <w:bodyDiv w:val="1"/>
      <w:marLeft w:val="0"/>
      <w:marRight w:val="0"/>
      <w:marTop w:val="0"/>
      <w:marBottom w:val="0"/>
      <w:divBdr>
        <w:top w:val="none" w:sz="0" w:space="0" w:color="auto"/>
        <w:left w:val="none" w:sz="0" w:space="0" w:color="auto"/>
        <w:bottom w:val="none" w:sz="0" w:space="0" w:color="auto"/>
        <w:right w:val="none" w:sz="0" w:space="0" w:color="auto"/>
      </w:divBdr>
    </w:div>
    <w:div w:id="589854503">
      <w:bodyDiv w:val="1"/>
      <w:marLeft w:val="0"/>
      <w:marRight w:val="0"/>
      <w:marTop w:val="0"/>
      <w:marBottom w:val="0"/>
      <w:divBdr>
        <w:top w:val="none" w:sz="0" w:space="0" w:color="auto"/>
        <w:left w:val="none" w:sz="0" w:space="0" w:color="auto"/>
        <w:bottom w:val="none" w:sz="0" w:space="0" w:color="auto"/>
        <w:right w:val="none" w:sz="0" w:space="0" w:color="auto"/>
      </w:divBdr>
    </w:div>
    <w:div w:id="596908654">
      <w:bodyDiv w:val="1"/>
      <w:marLeft w:val="0"/>
      <w:marRight w:val="0"/>
      <w:marTop w:val="0"/>
      <w:marBottom w:val="0"/>
      <w:divBdr>
        <w:top w:val="none" w:sz="0" w:space="0" w:color="auto"/>
        <w:left w:val="none" w:sz="0" w:space="0" w:color="auto"/>
        <w:bottom w:val="none" w:sz="0" w:space="0" w:color="auto"/>
        <w:right w:val="none" w:sz="0" w:space="0" w:color="auto"/>
      </w:divBdr>
    </w:div>
    <w:div w:id="600337648">
      <w:bodyDiv w:val="1"/>
      <w:marLeft w:val="0"/>
      <w:marRight w:val="0"/>
      <w:marTop w:val="0"/>
      <w:marBottom w:val="0"/>
      <w:divBdr>
        <w:top w:val="none" w:sz="0" w:space="0" w:color="auto"/>
        <w:left w:val="none" w:sz="0" w:space="0" w:color="auto"/>
        <w:bottom w:val="none" w:sz="0" w:space="0" w:color="auto"/>
        <w:right w:val="none" w:sz="0" w:space="0" w:color="auto"/>
      </w:divBdr>
    </w:div>
    <w:div w:id="600794219">
      <w:bodyDiv w:val="1"/>
      <w:marLeft w:val="0"/>
      <w:marRight w:val="0"/>
      <w:marTop w:val="0"/>
      <w:marBottom w:val="0"/>
      <w:divBdr>
        <w:top w:val="none" w:sz="0" w:space="0" w:color="auto"/>
        <w:left w:val="none" w:sz="0" w:space="0" w:color="auto"/>
        <w:bottom w:val="none" w:sz="0" w:space="0" w:color="auto"/>
        <w:right w:val="none" w:sz="0" w:space="0" w:color="auto"/>
      </w:divBdr>
    </w:div>
    <w:div w:id="604117162">
      <w:bodyDiv w:val="1"/>
      <w:marLeft w:val="0"/>
      <w:marRight w:val="0"/>
      <w:marTop w:val="0"/>
      <w:marBottom w:val="0"/>
      <w:divBdr>
        <w:top w:val="none" w:sz="0" w:space="0" w:color="auto"/>
        <w:left w:val="none" w:sz="0" w:space="0" w:color="auto"/>
        <w:bottom w:val="none" w:sz="0" w:space="0" w:color="auto"/>
        <w:right w:val="none" w:sz="0" w:space="0" w:color="auto"/>
      </w:divBdr>
    </w:div>
    <w:div w:id="604312248">
      <w:bodyDiv w:val="1"/>
      <w:marLeft w:val="0"/>
      <w:marRight w:val="0"/>
      <w:marTop w:val="0"/>
      <w:marBottom w:val="0"/>
      <w:divBdr>
        <w:top w:val="none" w:sz="0" w:space="0" w:color="auto"/>
        <w:left w:val="none" w:sz="0" w:space="0" w:color="auto"/>
        <w:bottom w:val="none" w:sz="0" w:space="0" w:color="auto"/>
        <w:right w:val="none" w:sz="0" w:space="0" w:color="auto"/>
      </w:divBdr>
    </w:div>
    <w:div w:id="606473853">
      <w:bodyDiv w:val="1"/>
      <w:marLeft w:val="0"/>
      <w:marRight w:val="0"/>
      <w:marTop w:val="0"/>
      <w:marBottom w:val="0"/>
      <w:divBdr>
        <w:top w:val="none" w:sz="0" w:space="0" w:color="auto"/>
        <w:left w:val="none" w:sz="0" w:space="0" w:color="auto"/>
        <w:bottom w:val="none" w:sz="0" w:space="0" w:color="auto"/>
        <w:right w:val="none" w:sz="0" w:space="0" w:color="auto"/>
      </w:divBdr>
    </w:div>
    <w:div w:id="628587622">
      <w:bodyDiv w:val="1"/>
      <w:marLeft w:val="0"/>
      <w:marRight w:val="0"/>
      <w:marTop w:val="0"/>
      <w:marBottom w:val="0"/>
      <w:divBdr>
        <w:top w:val="none" w:sz="0" w:space="0" w:color="auto"/>
        <w:left w:val="none" w:sz="0" w:space="0" w:color="auto"/>
        <w:bottom w:val="none" w:sz="0" w:space="0" w:color="auto"/>
        <w:right w:val="none" w:sz="0" w:space="0" w:color="auto"/>
      </w:divBdr>
    </w:div>
    <w:div w:id="630867358">
      <w:bodyDiv w:val="1"/>
      <w:marLeft w:val="0"/>
      <w:marRight w:val="0"/>
      <w:marTop w:val="0"/>
      <w:marBottom w:val="0"/>
      <w:divBdr>
        <w:top w:val="none" w:sz="0" w:space="0" w:color="auto"/>
        <w:left w:val="none" w:sz="0" w:space="0" w:color="auto"/>
        <w:bottom w:val="none" w:sz="0" w:space="0" w:color="auto"/>
        <w:right w:val="none" w:sz="0" w:space="0" w:color="auto"/>
      </w:divBdr>
    </w:div>
    <w:div w:id="647394592">
      <w:bodyDiv w:val="1"/>
      <w:marLeft w:val="0"/>
      <w:marRight w:val="0"/>
      <w:marTop w:val="0"/>
      <w:marBottom w:val="0"/>
      <w:divBdr>
        <w:top w:val="none" w:sz="0" w:space="0" w:color="auto"/>
        <w:left w:val="none" w:sz="0" w:space="0" w:color="auto"/>
        <w:bottom w:val="none" w:sz="0" w:space="0" w:color="auto"/>
        <w:right w:val="none" w:sz="0" w:space="0" w:color="auto"/>
      </w:divBdr>
      <w:divsChild>
        <w:div w:id="285087223">
          <w:marLeft w:val="0"/>
          <w:marRight w:val="0"/>
          <w:marTop w:val="0"/>
          <w:marBottom w:val="0"/>
          <w:divBdr>
            <w:top w:val="none" w:sz="0" w:space="0" w:color="auto"/>
            <w:left w:val="none" w:sz="0" w:space="0" w:color="auto"/>
            <w:bottom w:val="none" w:sz="0" w:space="0" w:color="auto"/>
            <w:right w:val="none" w:sz="0" w:space="0" w:color="auto"/>
          </w:divBdr>
        </w:div>
      </w:divsChild>
    </w:div>
    <w:div w:id="678240364">
      <w:bodyDiv w:val="1"/>
      <w:marLeft w:val="0"/>
      <w:marRight w:val="0"/>
      <w:marTop w:val="0"/>
      <w:marBottom w:val="0"/>
      <w:divBdr>
        <w:top w:val="none" w:sz="0" w:space="0" w:color="auto"/>
        <w:left w:val="none" w:sz="0" w:space="0" w:color="auto"/>
        <w:bottom w:val="none" w:sz="0" w:space="0" w:color="auto"/>
        <w:right w:val="none" w:sz="0" w:space="0" w:color="auto"/>
      </w:divBdr>
    </w:div>
    <w:div w:id="689375106">
      <w:bodyDiv w:val="1"/>
      <w:marLeft w:val="0"/>
      <w:marRight w:val="0"/>
      <w:marTop w:val="0"/>
      <w:marBottom w:val="0"/>
      <w:divBdr>
        <w:top w:val="none" w:sz="0" w:space="0" w:color="auto"/>
        <w:left w:val="none" w:sz="0" w:space="0" w:color="auto"/>
        <w:bottom w:val="none" w:sz="0" w:space="0" w:color="auto"/>
        <w:right w:val="none" w:sz="0" w:space="0" w:color="auto"/>
      </w:divBdr>
    </w:div>
    <w:div w:id="775253105">
      <w:bodyDiv w:val="1"/>
      <w:marLeft w:val="0"/>
      <w:marRight w:val="0"/>
      <w:marTop w:val="0"/>
      <w:marBottom w:val="0"/>
      <w:divBdr>
        <w:top w:val="none" w:sz="0" w:space="0" w:color="auto"/>
        <w:left w:val="none" w:sz="0" w:space="0" w:color="auto"/>
        <w:bottom w:val="none" w:sz="0" w:space="0" w:color="auto"/>
        <w:right w:val="none" w:sz="0" w:space="0" w:color="auto"/>
      </w:divBdr>
    </w:div>
    <w:div w:id="805657427">
      <w:bodyDiv w:val="1"/>
      <w:marLeft w:val="0"/>
      <w:marRight w:val="0"/>
      <w:marTop w:val="0"/>
      <w:marBottom w:val="0"/>
      <w:divBdr>
        <w:top w:val="none" w:sz="0" w:space="0" w:color="auto"/>
        <w:left w:val="none" w:sz="0" w:space="0" w:color="auto"/>
        <w:bottom w:val="none" w:sz="0" w:space="0" w:color="auto"/>
        <w:right w:val="none" w:sz="0" w:space="0" w:color="auto"/>
      </w:divBdr>
    </w:div>
    <w:div w:id="812602937">
      <w:bodyDiv w:val="1"/>
      <w:marLeft w:val="0"/>
      <w:marRight w:val="0"/>
      <w:marTop w:val="0"/>
      <w:marBottom w:val="0"/>
      <w:divBdr>
        <w:top w:val="none" w:sz="0" w:space="0" w:color="auto"/>
        <w:left w:val="none" w:sz="0" w:space="0" w:color="auto"/>
        <w:bottom w:val="none" w:sz="0" w:space="0" w:color="auto"/>
        <w:right w:val="none" w:sz="0" w:space="0" w:color="auto"/>
      </w:divBdr>
    </w:div>
    <w:div w:id="823013652">
      <w:bodyDiv w:val="1"/>
      <w:marLeft w:val="0"/>
      <w:marRight w:val="0"/>
      <w:marTop w:val="0"/>
      <w:marBottom w:val="0"/>
      <w:divBdr>
        <w:top w:val="none" w:sz="0" w:space="0" w:color="auto"/>
        <w:left w:val="none" w:sz="0" w:space="0" w:color="auto"/>
        <w:bottom w:val="none" w:sz="0" w:space="0" w:color="auto"/>
        <w:right w:val="none" w:sz="0" w:space="0" w:color="auto"/>
      </w:divBdr>
      <w:divsChild>
        <w:div w:id="1669598186">
          <w:marLeft w:val="0"/>
          <w:marRight w:val="0"/>
          <w:marTop w:val="0"/>
          <w:marBottom w:val="0"/>
          <w:divBdr>
            <w:top w:val="none" w:sz="0" w:space="0" w:color="auto"/>
            <w:left w:val="none" w:sz="0" w:space="0" w:color="auto"/>
            <w:bottom w:val="none" w:sz="0" w:space="0" w:color="auto"/>
            <w:right w:val="none" w:sz="0" w:space="0" w:color="auto"/>
          </w:divBdr>
          <w:divsChild>
            <w:div w:id="5264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8214">
      <w:bodyDiv w:val="1"/>
      <w:marLeft w:val="0"/>
      <w:marRight w:val="0"/>
      <w:marTop w:val="0"/>
      <w:marBottom w:val="0"/>
      <w:divBdr>
        <w:top w:val="none" w:sz="0" w:space="0" w:color="auto"/>
        <w:left w:val="none" w:sz="0" w:space="0" w:color="auto"/>
        <w:bottom w:val="none" w:sz="0" w:space="0" w:color="auto"/>
        <w:right w:val="none" w:sz="0" w:space="0" w:color="auto"/>
      </w:divBdr>
    </w:div>
    <w:div w:id="833834582">
      <w:bodyDiv w:val="1"/>
      <w:marLeft w:val="0"/>
      <w:marRight w:val="0"/>
      <w:marTop w:val="0"/>
      <w:marBottom w:val="0"/>
      <w:divBdr>
        <w:top w:val="none" w:sz="0" w:space="0" w:color="auto"/>
        <w:left w:val="none" w:sz="0" w:space="0" w:color="auto"/>
        <w:bottom w:val="none" w:sz="0" w:space="0" w:color="auto"/>
        <w:right w:val="none" w:sz="0" w:space="0" w:color="auto"/>
      </w:divBdr>
    </w:div>
    <w:div w:id="848567838">
      <w:bodyDiv w:val="1"/>
      <w:marLeft w:val="0"/>
      <w:marRight w:val="0"/>
      <w:marTop w:val="0"/>
      <w:marBottom w:val="0"/>
      <w:divBdr>
        <w:top w:val="none" w:sz="0" w:space="0" w:color="auto"/>
        <w:left w:val="none" w:sz="0" w:space="0" w:color="auto"/>
        <w:bottom w:val="none" w:sz="0" w:space="0" w:color="auto"/>
        <w:right w:val="none" w:sz="0" w:space="0" w:color="auto"/>
      </w:divBdr>
    </w:div>
    <w:div w:id="888759615">
      <w:bodyDiv w:val="1"/>
      <w:marLeft w:val="0"/>
      <w:marRight w:val="0"/>
      <w:marTop w:val="0"/>
      <w:marBottom w:val="0"/>
      <w:divBdr>
        <w:top w:val="none" w:sz="0" w:space="0" w:color="auto"/>
        <w:left w:val="none" w:sz="0" w:space="0" w:color="auto"/>
        <w:bottom w:val="none" w:sz="0" w:space="0" w:color="auto"/>
        <w:right w:val="none" w:sz="0" w:space="0" w:color="auto"/>
      </w:divBdr>
    </w:div>
    <w:div w:id="902132252">
      <w:bodyDiv w:val="1"/>
      <w:marLeft w:val="0"/>
      <w:marRight w:val="0"/>
      <w:marTop w:val="0"/>
      <w:marBottom w:val="0"/>
      <w:divBdr>
        <w:top w:val="none" w:sz="0" w:space="0" w:color="auto"/>
        <w:left w:val="none" w:sz="0" w:space="0" w:color="auto"/>
        <w:bottom w:val="none" w:sz="0" w:space="0" w:color="auto"/>
        <w:right w:val="none" w:sz="0" w:space="0" w:color="auto"/>
      </w:divBdr>
    </w:div>
    <w:div w:id="917710441">
      <w:bodyDiv w:val="1"/>
      <w:marLeft w:val="0"/>
      <w:marRight w:val="0"/>
      <w:marTop w:val="0"/>
      <w:marBottom w:val="0"/>
      <w:divBdr>
        <w:top w:val="none" w:sz="0" w:space="0" w:color="auto"/>
        <w:left w:val="none" w:sz="0" w:space="0" w:color="auto"/>
        <w:bottom w:val="none" w:sz="0" w:space="0" w:color="auto"/>
        <w:right w:val="none" w:sz="0" w:space="0" w:color="auto"/>
      </w:divBdr>
    </w:div>
    <w:div w:id="935673948">
      <w:bodyDiv w:val="1"/>
      <w:marLeft w:val="0"/>
      <w:marRight w:val="0"/>
      <w:marTop w:val="0"/>
      <w:marBottom w:val="0"/>
      <w:divBdr>
        <w:top w:val="none" w:sz="0" w:space="0" w:color="auto"/>
        <w:left w:val="none" w:sz="0" w:space="0" w:color="auto"/>
        <w:bottom w:val="none" w:sz="0" w:space="0" w:color="auto"/>
        <w:right w:val="none" w:sz="0" w:space="0" w:color="auto"/>
      </w:divBdr>
    </w:div>
    <w:div w:id="948200671">
      <w:bodyDiv w:val="1"/>
      <w:marLeft w:val="0"/>
      <w:marRight w:val="0"/>
      <w:marTop w:val="0"/>
      <w:marBottom w:val="0"/>
      <w:divBdr>
        <w:top w:val="none" w:sz="0" w:space="0" w:color="auto"/>
        <w:left w:val="none" w:sz="0" w:space="0" w:color="auto"/>
        <w:bottom w:val="none" w:sz="0" w:space="0" w:color="auto"/>
        <w:right w:val="none" w:sz="0" w:space="0" w:color="auto"/>
      </w:divBdr>
      <w:divsChild>
        <w:div w:id="521555701">
          <w:marLeft w:val="0"/>
          <w:marRight w:val="0"/>
          <w:marTop w:val="0"/>
          <w:marBottom w:val="0"/>
          <w:divBdr>
            <w:top w:val="none" w:sz="0" w:space="0" w:color="auto"/>
            <w:left w:val="none" w:sz="0" w:space="0" w:color="auto"/>
            <w:bottom w:val="none" w:sz="0" w:space="0" w:color="auto"/>
            <w:right w:val="none" w:sz="0" w:space="0" w:color="auto"/>
          </w:divBdr>
        </w:div>
      </w:divsChild>
    </w:div>
    <w:div w:id="982274184">
      <w:bodyDiv w:val="1"/>
      <w:marLeft w:val="0"/>
      <w:marRight w:val="0"/>
      <w:marTop w:val="0"/>
      <w:marBottom w:val="0"/>
      <w:divBdr>
        <w:top w:val="none" w:sz="0" w:space="0" w:color="auto"/>
        <w:left w:val="none" w:sz="0" w:space="0" w:color="auto"/>
        <w:bottom w:val="none" w:sz="0" w:space="0" w:color="auto"/>
        <w:right w:val="none" w:sz="0" w:space="0" w:color="auto"/>
      </w:divBdr>
    </w:div>
    <w:div w:id="995186948">
      <w:bodyDiv w:val="1"/>
      <w:marLeft w:val="0"/>
      <w:marRight w:val="0"/>
      <w:marTop w:val="0"/>
      <w:marBottom w:val="0"/>
      <w:divBdr>
        <w:top w:val="none" w:sz="0" w:space="0" w:color="auto"/>
        <w:left w:val="none" w:sz="0" w:space="0" w:color="auto"/>
        <w:bottom w:val="none" w:sz="0" w:space="0" w:color="auto"/>
        <w:right w:val="none" w:sz="0" w:space="0" w:color="auto"/>
      </w:divBdr>
    </w:div>
    <w:div w:id="997929001">
      <w:bodyDiv w:val="1"/>
      <w:marLeft w:val="0"/>
      <w:marRight w:val="0"/>
      <w:marTop w:val="0"/>
      <w:marBottom w:val="0"/>
      <w:divBdr>
        <w:top w:val="none" w:sz="0" w:space="0" w:color="auto"/>
        <w:left w:val="none" w:sz="0" w:space="0" w:color="auto"/>
        <w:bottom w:val="none" w:sz="0" w:space="0" w:color="auto"/>
        <w:right w:val="none" w:sz="0" w:space="0" w:color="auto"/>
      </w:divBdr>
    </w:div>
    <w:div w:id="1002587629">
      <w:bodyDiv w:val="1"/>
      <w:marLeft w:val="0"/>
      <w:marRight w:val="0"/>
      <w:marTop w:val="0"/>
      <w:marBottom w:val="0"/>
      <w:divBdr>
        <w:top w:val="none" w:sz="0" w:space="0" w:color="auto"/>
        <w:left w:val="none" w:sz="0" w:space="0" w:color="auto"/>
        <w:bottom w:val="none" w:sz="0" w:space="0" w:color="auto"/>
        <w:right w:val="none" w:sz="0" w:space="0" w:color="auto"/>
      </w:divBdr>
    </w:div>
    <w:div w:id="1008017400">
      <w:bodyDiv w:val="1"/>
      <w:marLeft w:val="0"/>
      <w:marRight w:val="0"/>
      <w:marTop w:val="0"/>
      <w:marBottom w:val="0"/>
      <w:divBdr>
        <w:top w:val="none" w:sz="0" w:space="0" w:color="auto"/>
        <w:left w:val="none" w:sz="0" w:space="0" w:color="auto"/>
        <w:bottom w:val="none" w:sz="0" w:space="0" w:color="auto"/>
        <w:right w:val="none" w:sz="0" w:space="0" w:color="auto"/>
      </w:divBdr>
    </w:div>
    <w:div w:id="1036661827">
      <w:bodyDiv w:val="1"/>
      <w:marLeft w:val="0"/>
      <w:marRight w:val="0"/>
      <w:marTop w:val="0"/>
      <w:marBottom w:val="0"/>
      <w:divBdr>
        <w:top w:val="none" w:sz="0" w:space="0" w:color="auto"/>
        <w:left w:val="none" w:sz="0" w:space="0" w:color="auto"/>
        <w:bottom w:val="none" w:sz="0" w:space="0" w:color="auto"/>
        <w:right w:val="none" w:sz="0" w:space="0" w:color="auto"/>
      </w:divBdr>
    </w:div>
    <w:div w:id="1036929318">
      <w:bodyDiv w:val="1"/>
      <w:marLeft w:val="0"/>
      <w:marRight w:val="0"/>
      <w:marTop w:val="0"/>
      <w:marBottom w:val="0"/>
      <w:divBdr>
        <w:top w:val="none" w:sz="0" w:space="0" w:color="auto"/>
        <w:left w:val="none" w:sz="0" w:space="0" w:color="auto"/>
        <w:bottom w:val="none" w:sz="0" w:space="0" w:color="auto"/>
        <w:right w:val="none" w:sz="0" w:space="0" w:color="auto"/>
      </w:divBdr>
    </w:div>
    <w:div w:id="1068461118">
      <w:bodyDiv w:val="1"/>
      <w:marLeft w:val="0"/>
      <w:marRight w:val="0"/>
      <w:marTop w:val="0"/>
      <w:marBottom w:val="0"/>
      <w:divBdr>
        <w:top w:val="none" w:sz="0" w:space="0" w:color="auto"/>
        <w:left w:val="none" w:sz="0" w:space="0" w:color="auto"/>
        <w:bottom w:val="none" w:sz="0" w:space="0" w:color="auto"/>
        <w:right w:val="none" w:sz="0" w:space="0" w:color="auto"/>
      </w:divBdr>
    </w:div>
    <w:div w:id="1071074222">
      <w:bodyDiv w:val="1"/>
      <w:marLeft w:val="0"/>
      <w:marRight w:val="0"/>
      <w:marTop w:val="0"/>
      <w:marBottom w:val="0"/>
      <w:divBdr>
        <w:top w:val="none" w:sz="0" w:space="0" w:color="auto"/>
        <w:left w:val="none" w:sz="0" w:space="0" w:color="auto"/>
        <w:bottom w:val="none" w:sz="0" w:space="0" w:color="auto"/>
        <w:right w:val="none" w:sz="0" w:space="0" w:color="auto"/>
      </w:divBdr>
      <w:divsChild>
        <w:div w:id="300698527">
          <w:marLeft w:val="0"/>
          <w:marRight w:val="0"/>
          <w:marTop w:val="0"/>
          <w:marBottom w:val="0"/>
          <w:divBdr>
            <w:top w:val="none" w:sz="0" w:space="0" w:color="auto"/>
            <w:left w:val="none" w:sz="0" w:space="0" w:color="auto"/>
            <w:bottom w:val="none" w:sz="0" w:space="0" w:color="auto"/>
            <w:right w:val="none" w:sz="0" w:space="0" w:color="auto"/>
          </w:divBdr>
        </w:div>
      </w:divsChild>
    </w:div>
    <w:div w:id="1088309127">
      <w:bodyDiv w:val="1"/>
      <w:marLeft w:val="0"/>
      <w:marRight w:val="0"/>
      <w:marTop w:val="0"/>
      <w:marBottom w:val="0"/>
      <w:divBdr>
        <w:top w:val="none" w:sz="0" w:space="0" w:color="auto"/>
        <w:left w:val="none" w:sz="0" w:space="0" w:color="auto"/>
        <w:bottom w:val="none" w:sz="0" w:space="0" w:color="auto"/>
        <w:right w:val="none" w:sz="0" w:space="0" w:color="auto"/>
      </w:divBdr>
    </w:div>
    <w:div w:id="1090929683">
      <w:bodyDiv w:val="1"/>
      <w:marLeft w:val="0"/>
      <w:marRight w:val="0"/>
      <w:marTop w:val="0"/>
      <w:marBottom w:val="0"/>
      <w:divBdr>
        <w:top w:val="none" w:sz="0" w:space="0" w:color="auto"/>
        <w:left w:val="none" w:sz="0" w:space="0" w:color="auto"/>
        <w:bottom w:val="none" w:sz="0" w:space="0" w:color="auto"/>
        <w:right w:val="none" w:sz="0" w:space="0" w:color="auto"/>
      </w:divBdr>
    </w:div>
    <w:div w:id="1092313561">
      <w:bodyDiv w:val="1"/>
      <w:marLeft w:val="0"/>
      <w:marRight w:val="0"/>
      <w:marTop w:val="0"/>
      <w:marBottom w:val="0"/>
      <w:divBdr>
        <w:top w:val="none" w:sz="0" w:space="0" w:color="auto"/>
        <w:left w:val="none" w:sz="0" w:space="0" w:color="auto"/>
        <w:bottom w:val="none" w:sz="0" w:space="0" w:color="auto"/>
        <w:right w:val="none" w:sz="0" w:space="0" w:color="auto"/>
      </w:divBdr>
    </w:div>
    <w:div w:id="1101610510">
      <w:bodyDiv w:val="1"/>
      <w:marLeft w:val="0"/>
      <w:marRight w:val="0"/>
      <w:marTop w:val="0"/>
      <w:marBottom w:val="0"/>
      <w:divBdr>
        <w:top w:val="none" w:sz="0" w:space="0" w:color="auto"/>
        <w:left w:val="none" w:sz="0" w:space="0" w:color="auto"/>
        <w:bottom w:val="none" w:sz="0" w:space="0" w:color="auto"/>
        <w:right w:val="none" w:sz="0" w:space="0" w:color="auto"/>
      </w:divBdr>
    </w:div>
    <w:div w:id="1104766088">
      <w:bodyDiv w:val="1"/>
      <w:marLeft w:val="0"/>
      <w:marRight w:val="0"/>
      <w:marTop w:val="0"/>
      <w:marBottom w:val="0"/>
      <w:divBdr>
        <w:top w:val="none" w:sz="0" w:space="0" w:color="auto"/>
        <w:left w:val="none" w:sz="0" w:space="0" w:color="auto"/>
        <w:bottom w:val="none" w:sz="0" w:space="0" w:color="auto"/>
        <w:right w:val="none" w:sz="0" w:space="0" w:color="auto"/>
      </w:divBdr>
      <w:divsChild>
        <w:div w:id="902056913">
          <w:marLeft w:val="0"/>
          <w:marRight w:val="0"/>
          <w:marTop w:val="0"/>
          <w:marBottom w:val="0"/>
          <w:divBdr>
            <w:top w:val="none" w:sz="0" w:space="0" w:color="auto"/>
            <w:left w:val="none" w:sz="0" w:space="0" w:color="auto"/>
            <w:bottom w:val="none" w:sz="0" w:space="0" w:color="auto"/>
            <w:right w:val="none" w:sz="0" w:space="0" w:color="auto"/>
          </w:divBdr>
        </w:div>
      </w:divsChild>
    </w:div>
    <w:div w:id="1106652678">
      <w:bodyDiv w:val="1"/>
      <w:marLeft w:val="0"/>
      <w:marRight w:val="0"/>
      <w:marTop w:val="0"/>
      <w:marBottom w:val="0"/>
      <w:divBdr>
        <w:top w:val="none" w:sz="0" w:space="0" w:color="auto"/>
        <w:left w:val="none" w:sz="0" w:space="0" w:color="auto"/>
        <w:bottom w:val="none" w:sz="0" w:space="0" w:color="auto"/>
        <w:right w:val="none" w:sz="0" w:space="0" w:color="auto"/>
      </w:divBdr>
    </w:div>
    <w:div w:id="1139615737">
      <w:bodyDiv w:val="1"/>
      <w:marLeft w:val="0"/>
      <w:marRight w:val="0"/>
      <w:marTop w:val="0"/>
      <w:marBottom w:val="0"/>
      <w:divBdr>
        <w:top w:val="none" w:sz="0" w:space="0" w:color="auto"/>
        <w:left w:val="none" w:sz="0" w:space="0" w:color="auto"/>
        <w:bottom w:val="none" w:sz="0" w:space="0" w:color="auto"/>
        <w:right w:val="none" w:sz="0" w:space="0" w:color="auto"/>
      </w:divBdr>
    </w:div>
    <w:div w:id="1142697343">
      <w:bodyDiv w:val="1"/>
      <w:marLeft w:val="0"/>
      <w:marRight w:val="0"/>
      <w:marTop w:val="0"/>
      <w:marBottom w:val="0"/>
      <w:divBdr>
        <w:top w:val="none" w:sz="0" w:space="0" w:color="auto"/>
        <w:left w:val="none" w:sz="0" w:space="0" w:color="auto"/>
        <w:bottom w:val="none" w:sz="0" w:space="0" w:color="auto"/>
        <w:right w:val="none" w:sz="0" w:space="0" w:color="auto"/>
      </w:divBdr>
    </w:div>
    <w:div w:id="1171482611">
      <w:bodyDiv w:val="1"/>
      <w:marLeft w:val="0"/>
      <w:marRight w:val="0"/>
      <w:marTop w:val="0"/>
      <w:marBottom w:val="0"/>
      <w:divBdr>
        <w:top w:val="none" w:sz="0" w:space="0" w:color="auto"/>
        <w:left w:val="none" w:sz="0" w:space="0" w:color="auto"/>
        <w:bottom w:val="none" w:sz="0" w:space="0" w:color="auto"/>
        <w:right w:val="none" w:sz="0" w:space="0" w:color="auto"/>
      </w:divBdr>
    </w:div>
    <w:div w:id="1181434803">
      <w:bodyDiv w:val="1"/>
      <w:marLeft w:val="0"/>
      <w:marRight w:val="0"/>
      <w:marTop w:val="0"/>
      <w:marBottom w:val="0"/>
      <w:divBdr>
        <w:top w:val="none" w:sz="0" w:space="0" w:color="auto"/>
        <w:left w:val="none" w:sz="0" w:space="0" w:color="auto"/>
        <w:bottom w:val="none" w:sz="0" w:space="0" w:color="auto"/>
        <w:right w:val="none" w:sz="0" w:space="0" w:color="auto"/>
      </w:divBdr>
    </w:div>
    <w:div w:id="1190995755">
      <w:bodyDiv w:val="1"/>
      <w:marLeft w:val="0"/>
      <w:marRight w:val="0"/>
      <w:marTop w:val="0"/>
      <w:marBottom w:val="0"/>
      <w:divBdr>
        <w:top w:val="none" w:sz="0" w:space="0" w:color="auto"/>
        <w:left w:val="none" w:sz="0" w:space="0" w:color="auto"/>
        <w:bottom w:val="none" w:sz="0" w:space="0" w:color="auto"/>
        <w:right w:val="none" w:sz="0" w:space="0" w:color="auto"/>
      </w:divBdr>
    </w:div>
    <w:div w:id="1199313445">
      <w:bodyDiv w:val="1"/>
      <w:marLeft w:val="0"/>
      <w:marRight w:val="0"/>
      <w:marTop w:val="0"/>
      <w:marBottom w:val="0"/>
      <w:divBdr>
        <w:top w:val="none" w:sz="0" w:space="0" w:color="auto"/>
        <w:left w:val="none" w:sz="0" w:space="0" w:color="auto"/>
        <w:bottom w:val="none" w:sz="0" w:space="0" w:color="auto"/>
        <w:right w:val="none" w:sz="0" w:space="0" w:color="auto"/>
      </w:divBdr>
    </w:div>
    <w:div w:id="1220365216">
      <w:bodyDiv w:val="1"/>
      <w:marLeft w:val="0"/>
      <w:marRight w:val="0"/>
      <w:marTop w:val="0"/>
      <w:marBottom w:val="0"/>
      <w:divBdr>
        <w:top w:val="none" w:sz="0" w:space="0" w:color="auto"/>
        <w:left w:val="none" w:sz="0" w:space="0" w:color="auto"/>
        <w:bottom w:val="none" w:sz="0" w:space="0" w:color="auto"/>
        <w:right w:val="none" w:sz="0" w:space="0" w:color="auto"/>
      </w:divBdr>
      <w:divsChild>
        <w:div w:id="1500123729">
          <w:marLeft w:val="0"/>
          <w:marRight w:val="0"/>
          <w:marTop w:val="0"/>
          <w:marBottom w:val="0"/>
          <w:divBdr>
            <w:top w:val="none" w:sz="0" w:space="0" w:color="auto"/>
            <w:left w:val="none" w:sz="0" w:space="0" w:color="auto"/>
            <w:bottom w:val="none" w:sz="0" w:space="0" w:color="auto"/>
            <w:right w:val="none" w:sz="0" w:space="0" w:color="auto"/>
          </w:divBdr>
        </w:div>
      </w:divsChild>
    </w:div>
    <w:div w:id="1242444121">
      <w:bodyDiv w:val="1"/>
      <w:marLeft w:val="0"/>
      <w:marRight w:val="0"/>
      <w:marTop w:val="0"/>
      <w:marBottom w:val="0"/>
      <w:divBdr>
        <w:top w:val="none" w:sz="0" w:space="0" w:color="auto"/>
        <w:left w:val="none" w:sz="0" w:space="0" w:color="auto"/>
        <w:bottom w:val="none" w:sz="0" w:space="0" w:color="auto"/>
        <w:right w:val="none" w:sz="0" w:space="0" w:color="auto"/>
      </w:divBdr>
    </w:div>
    <w:div w:id="1278292964">
      <w:bodyDiv w:val="1"/>
      <w:marLeft w:val="0"/>
      <w:marRight w:val="0"/>
      <w:marTop w:val="0"/>
      <w:marBottom w:val="0"/>
      <w:divBdr>
        <w:top w:val="none" w:sz="0" w:space="0" w:color="auto"/>
        <w:left w:val="none" w:sz="0" w:space="0" w:color="auto"/>
        <w:bottom w:val="none" w:sz="0" w:space="0" w:color="auto"/>
        <w:right w:val="none" w:sz="0" w:space="0" w:color="auto"/>
      </w:divBdr>
    </w:div>
    <w:div w:id="1327706583">
      <w:bodyDiv w:val="1"/>
      <w:marLeft w:val="0"/>
      <w:marRight w:val="0"/>
      <w:marTop w:val="0"/>
      <w:marBottom w:val="0"/>
      <w:divBdr>
        <w:top w:val="none" w:sz="0" w:space="0" w:color="auto"/>
        <w:left w:val="none" w:sz="0" w:space="0" w:color="auto"/>
        <w:bottom w:val="none" w:sz="0" w:space="0" w:color="auto"/>
        <w:right w:val="none" w:sz="0" w:space="0" w:color="auto"/>
      </w:divBdr>
      <w:divsChild>
        <w:div w:id="1718697980">
          <w:marLeft w:val="0"/>
          <w:marRight w:val="0"/>
          <w:marTop w:val="0"/>
          <w:marBottom w:val="0"/>
          <w:divBdr>
            <w:top w:val="none" w:sz="0" w:space="0" w:color="auto"/>
            <w:left w:val="none" w:sz="0" w:space="0" w:color="auto"/>
            <w:bottom w:val="none" w:sz="0" w:space="0" w:color="auto"/>
            <w:right w:val="none" w:sz="0" w:space="0" w:color="auto"/>
          </w:divBdr>
        </w:div>
      </w:divsChild>
    </w:div>
    <w:div w:id="1329019323">
      <w:bodyDiv w:val="1"/>
      <w:marLeft w:val="0"/>
      <w:marRight w:val="0"/>
      <w:marTop w:val="0"/>
      <w:marBottom w:val="0"/>
      <w:divBdr>
        <w:top w:val="none" w:sz="0" w:space="0" w:color="auto"/>
        <w:left w:val="none" w:sz="0" w:space="0" w:color="auto"/>
        <w:bottom w:val="none" w:sz="0" w:space="0" w:color="auto"/>
        <w:right w:val="none" w:sz="0" w:space="0" w:color="auto"/>
      </w:divBdr>
    </w:div>
    <w:div w:id="1342590373">
      <w:bodyDiv w:val="1"/>
      <w:marLeft w:val="0"/>
      <w:marRight w:val="0"/>
      <w:marTop w:val="0"/>
      <w:marBottom w:val="0"/>
      <w:divBdr>
        <w:top w:val="none" w:sz="0" w:space="0" w:color="auto"/>
        <w:left w:val="none" w:sz="0" w:space="0" w:color="auto"/>
        <w:bottom w:val="none" w:sz="0" w:space="0" w:color="auto"/>
        <w:right w:val="none" w:sz="0" w:space="0" w:color="auto"/>
      </w:divBdr>
    </w:div>
    <w:div w:id="1345401376">
      <w:bodyDiv w:val="1"/>
      <w:marLeft w:val="0"/>
      <w:marRight w:val="0"/>
      <w:marTop w:val="0"/>
      <w:marBottom w:val="0"/>
      <w:divBdr>
        <w:top w:val="none" w:sz="0" w:space="0" w:color="auto"/>
        <w:left w:val="none" w:sz="0" w:space="0" w:color="auto"/>
        <w:bottom w:val="none" w:sz="0" w:space="0" w:color="auto"/>
        <w:right w:val="none" w:sz="0" w:space="0" w:color="auto"/>
      </w:divBdr>
      <w:divsChild>
        <w:div w:id="1863277216">
          <w:marLeft w:val="0"/>
          <w:marRight w:val="0"/>
          <w:marTop w:val="0"/>
          <w:marBottom w:val="0"/>
          <w:divBdr>
            <w:top w:val="none" w:sz="0" w:space="0" w:color="auto"/>
            <w:left w:val="none" w:sz="0" w:space="0" w:color="auto"/>
            <w:bottom w:val="none" w:sz="0" w:space="0" w:color="auto"/>
            <w:right w:val="none" w:sz="0" w:space="0" w:color="auto"/>
          </w:divBdr>
          <w:divsChild>
            <w:div w:id="11679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8090">
      <w:bodyDiv w:val="1"/>
      <w:marLeft w:val="0"/>
      <w:marRight w:val="0"/>
      <w:marTop w:val="0"/>
      <w:marBottom w:val="0"/>
      <w:divBdr>
        <w:top w:val="none" w:sz="0" w:space="0" w:color="auto"/>
        <w:left w:val="none" w:sz="0" w:space="0" w:color="auto"/>
        <w:bottom w:val="none" w:sz="0" w:space="0" w:color="auto"/>
        <w:right w:val="none" w:sz="0" w:space="0" w:color="auto"/>
      </w:divBdr>
    </w:div>
    <w:div w:id="1365253718">
      <w:bodyDiv w:val="1"/>
      <w:marLeft w:val="0"/>
      <w:marRight w:val="0"/>
      <w:marTop w:val="0"/>
      <w:marBottom w:val="0"/>
      <w:divBdr>
        <w:top w:val="none" w:sz="0" w:space="0" w:color="auto"/>
        <w:left w:val="none" w:sz="0" w:space="0" w:color="auto"/>
        <w:bottom w:val="none" w:sz="0" w:space="0" w:color="auto"/>
        <w:right w:val="none" w:sz="0" w:space="0" w:color="auto"/>
      </w:divBdr>
    </w:div>
    <w:div w:id="1369985968">
      <w:bodyDiv w:val="1"/>
      <w:marLeft w:val="0"/>
      <w:marRight w:val="0"/>
      <w:marTop w:val="0"/>
      <w:marBottom w:val="0"/>
      <w:divBdr>
        <w:top w:val="none" w:sz="0" w:space="0" w:color="auto"/>
        <w:left w:val="none" w:sz="0" w:space="0" w:color="auto"/>
        <w:bottom w:val="none" w:sz="0" w:space="0" w:color="auto"/>
        <w:right w:val="none" w:sz="0" w:space="0" w:color="auto"/>
      </w:divBdr>
      <w:divsChild>
        <w:div w:id="1985698564">
          <w:marLeft w:val="0"/>
          <w:marRight w:val="0"/>
          <w:marTop w:val="0"/>
          <w:marBottom w:val="0"/>
          <w:divBdr>
            <w:top w:val="none" w:sz="0" w:space="0" w:color="auto"/>
            <w:left w:val="none" w:sz="0" w:space="0" w:color="auto"/>
            <w:bottom w:val="none" w:sz="0" w:space="0" w:color="auto"/>
            <w:right w:val="none" w:sz="0" w:space="0" w:color="auto"/>
          </w:divBdr>
        </w:div>
      </w:divsChild>
    </w:div>
    <w:div w:id="1373114519">
      <w:bodyDiv w:val="1"/>
      <w:marLeft w:val="0"/>
      <w:marRight w:val="0"/>
      <w:marTop w:val="0"/>
      <w:marBottom w:val="0"/>
      <w:divBdr>
        <w:top w:val="none" w:sz="0" w:space="0" w:color="auto"/>
        <w:left w:val="none" w:sz="0" w:space="0" w:color="auto"/>
        <w:bottom w:val="none" w:sz="0" w:space="0" w:color="auto"/>
        <w:right w:val="none" w:sz="0" w:space="0" w:color="auto"/>
      </w:divBdr>
    </w:div>
    <w:div w:id="1385980295">
      <w:bodyDiv w:val="1"/>
      <w:marLeft w:val="0"/>
      <w:marRight w:val="0"/>
      <w:marTop w:val="0"/>
      <w:marBottom w:val="0"/>
      <w:divBdr>
        <w:top w:val="none" w:sz="0" w:space="0" w:color="auto"/>
        <w:left w:val="none" w:sz="0" w:space="0" w:color="auto"/>
        <w:bottom w:val="none" w:sz="0" w:space="0" w:color="auto"/>
        <w:right w:val="none" w:sz="0" w:space="0" w:color="auto"/>
      </w:divBdr>
    </w:div>
    <w:div w:id="1395815170">
      <w:bodyDiv w:val="1"/>
      <w:marLeft w:val="0"/>
      <w:marRight w:val="0"/>
      <w:marTop w:val="0"/>
      <w:marBottom w:val="0"/>
      <w:divBdr>
        <w:top w:val="none" w:sz="0" w:space="0" w:color="auto"/>
        <w:left w:val="none" w:sz="0" w:space="0" w:color="auto"/>
        <w:bottom w:val="none" w:sz="0" w:space="0" w:color="auto"/>
        <w:right w:val="none" w:sz="0" w:space="0" w:color="auto"/>
      </w:divBdr>
    </w:div>
    <w:div w:id="1396708318">
      <w:bodyDiv w:val="1"/>
      <w:marLeft w:val="0"/>
      <w:marRight w:val="0"/>
      <w:marTop w:val="0"/>
      <w:marBottom w:val="0"/>
      <w:divBdr>
        <w:top w:val="none" w:sz="0" w:space="0" w:color="auto"/>
        <w:left w:val="none" w:sz="0" w:space="0" w:color="auto"/>
        <w:bottom w:val="none" w:sz="0" w:space="0" w:color="auto"/>
        <w:right w:val="none" w:sz="0" w:space="0" w:color="auto"/>
      </w:divBdr>
    </w:div>
    <w:div w:id="1398943122">
      <w:bodyDiv w:val="1"/>
      <w:marLeft w:val="0"/>
      <w:marRight w:val="0"/>
      <w:marTop w:val="0"/>
      <w:marBottom w:val="0"/>
      <w:divBdr>
        <w:top w:val="none" w:sz="0" w:space="0" w:color="auto"/>
        <w:left w:val="none" w:sz="0" w:space="0" w:color="auto"/>
        <w:bottom w:val="none" w:sz="0" w:space="0" w:color="auto"/>
        <w:right w:val="none" w:sz="0" w:space="0" w:color="auto"/>
      </w:divBdr>
    </w:div>
    <w:div w:id="1412267413">
      <w:bodyDiv w:val="1"/>
      <w:marLeft w:val="0"/>
      <w:marRight w:val="0"/>
      <w:marTop w:val="0"/>
      <w:marBottom w:val="0"/>
      <w:divBdr>
        <w:top w:val="none" w:sz="0" w:space="0" w:color="auto"/>
        <w:left w:val="none" w:sz="0" w:space="0" w:color="auto"/>
        <w:bottom w:val="none" w:sz="0" w:space="0" w:color="auto"/>
        <w:right w:val="none" w:sz="0" w:space="0" w:color="auto"/>
      </w:divBdr>
    </w:div>
    <w:div w:id="1425027703">
      <w:bodyDiv w:val="1"/>
      <w:marLeft w:val="0"/>
      <w:marRight w:val="0"/>
      <w:marTop w:val="0"/>
      <w:marBottom w:val="0"/>
      <w:divBdr>
        <w:top w:val="none" w:sz="0" w:space="0" w:color="auto"/>
        <w:left w:val="none" w:sz="0" w:space="0" w:color="auto"/>
        <w:bottom w:val="none" w:sz="0" w:space="0" w:color="auto"/>
        <w:right w:val="none" w:sz="0" w:space="0" w:color="auto"/>
      </w:divBdr>
    </w:div>
    <w:div w:id="1430010130">
      <w:bodyDiv w:val="1"/>
      <w:marLeft w:val="0"/>
      <w:marRight w:val="0"/>
      <w:marTop w:val="0"/>
      <w:marBottom w:val="0"/>
      <w:divBdr>
        <w:top w:val="none" w:sz="0" w:space="0" w:color="auto"/>
        <w:left w:val="none" w:sz="0" w:space="0" w:color="auto"/>
        <w:bottom w:val="none" w:sz="0" w:space="0" w:color="auto"/>
        <w:right w:val="none" w:sz="0" w:space="0" w:color="auto"/>
      </w:divBdr>
    </w:div>
    <w:div w:id="1465536579">
      <w:bodyDiv w:val="1"/>
      <w:marLeft w:val="0"/>
      <w:marRight w:val="0"/>
      <w:marTop w:val="0"/>
      <w:marBottom w:val="0"/>
      <w:divBdr>
        <w:top w:val="none" w:sz="0" w:space="0" w:color="auto"/>
        <w:left w:val="none" w:sz="0" w:space="0" w:color="auto"/>
        <w:bottom w:val="none" w:sz="0" w:space="0" w:color="auto"/>
        <w:right w:val="none" w:sz="0" w:space="0" w:color="auto"/>
      </w:divBdr>
    </w:div>
    <w:div w:id="1471509082">
      <w:bodyDiv w:val="1"/>
      <w:marLeft w:val="0"/>
      <w:marRight w:val="0"/>
      <w:marTop w:val="0"/>
      <w:marBottom w:val="0"/>
      <w:divBdr>
        <w:top w:val="none" w:sz="0" w:space="0" w:color="auto"/>
        <w:left w:val="none" w:sz="0" w:space="0" w:color="auto"/>
        <w:bottom w:val="none" w:sz="0" w:space="0" w:color="auto"/>
        <w:right w:val="none" w:sz="0" w:space="0" w:color="auto"/>
      </w:divBdr>
    </w:div>
    <w:div w:id="1496338464">
      <w:bodyDiv w:val="1"/>
      <w:marLeft w:val="0"/>
      <w:marRight w:val="0"/>
      <w:marTop w:val="0"/>
      <w:marBottom w:val="0"/>
      <w:divBdr>
        <w:top w:val="none" w:sz="0" w:space="0" w:color="auto"/>
        <w:left w:val="none" w:sz="0" w:space="0" w:color="auto"/>
        <w:bottom w:val="none" w:sz="0" w:space="0" w:color="auto"/>
        <w:right w:val="none" w:sz="0" w:space="0" w:color="auto"/>
      </w:divBdr>
    </w:div>
    <w:div w:id="1501391847">
      <w:bodyDiv w:val="1"/>
      <w:marLeft w:val="0"/>
      <w:marRight w:val="0"/>
      <w:marTop w:val="0"/>
      <w:marBottom w:val="0"/>
      <w:divBdr>
        <w:top w:val="none" w:sz="0" w:space="0" w:color="auto"/>
        <w:left w:val="none" w:sz="0" w:space="0" w:color="auto"/>
        <w:bottom w:val="none" w:sz="0" w:space="0" w:color="auto"/>
        <w:right w:val="none" w:sz="0" w:space="0" w:color="auto"/>
      </w:divBdr>
    </w:div>
    <w:div w:id="1507743779">
      <w:bodyDiv w:val="1"/>
      <w:marLeft w:val="0"/>
      <w:marRight w:val="0"/>
      <w:marTop w:val="0"/>
      <w:marBottom w:val="0"/>
      <w:divBdr>
        <w:top w:val="none" w:sz="0" w:space="0" w:color="auto"/>
        <w:left w:val="none" w:sz="0" w:space="0" w:color="auto"/>
        <w:bottom w:val="none" w:sz="0" w:space="0" w:color="auto"/>
        <w:right w:val="none" w:sz="0" w:space="0" w:color="auto"/>
      </w:divBdr>
    </w:div>
    <w:div w:id="1508670407">
      <w:bodyDiv w:val="1"/>
      <w:marLeft w:val="0"/>
      <w:marRight w:val="0"/>
      <w:marTop w:val="0"/>
      <w:marBottom w:val="0"/>
      <w:divBdr>
        <w:top w:val="none" w:sz="0" w:space="0" w:color="auto"/>
        <w:left w:val="none" w:sz="0" w:space="0" w:color="auto"/>
        <w:bottom w:val="none" w:sz="0" w:space="0" w:color="auto"/>
        <w:right w:val="none" w:sz="0" w:space="0" w:color="auto"/>
      </w:divBdr>
    </w:div>
    <w:div w:id="1569653588">
      <w:bodyDiv w:val="1"/>
      <w:marLeft w:val="0"/>
      <w:marRight w:val="0"/>
      <w:marTop w:val="0"/>
      <w:marBottom w:val="0"/>
      <w:divBdr>
        <w:top w:val="none" w:sz="0" w:space="0" w:color="auto"/>
        <w:left w:val="none" w:sz="0" w:space="0" w:color="auto"/>
        <w:bottom w:val="none" w:sz="0" w:space="0" w:color="auto"/>
        <w:right w:val="none" w:sz="0" w:space="0" w:color="auto"/>
      </w:divBdr>
      <w:divsChild>
        <w:div w:id="886381118">
          <w:marLeft w:val="0"/>
          <w:marRight w:val="0"/>
          <w:marTop w:val="0"/>
          <w:marBottom w:val="0"/>
          <w:divBdr>
            <w:top w:val="none" w:sz="0" w:space="0" w:color="auto"/>
            <w:left w:val="none" w:sz="0" w:space="0" w:color="auto"/>
            <w:bottom w:val="none" w:sz="0" w:space="0" w:color="auto"/>
            <w:right w:val="none" w:sz="0" w:space="0" w:color="auto"/>
          </w:divBdr>
        </w:div>
      </w:divsChild>
    </w:div>
    <w:div w:id="1575360986">
      <w:bodyDiv w:val="1"/>
      <w:marLeft w:val="0"/>
      <w:marRight w:val="0"/>
      <w:marTop w:val="0"/>
      <w:marBottom w:val="0"/>
      <w:divBdr>
        <w:top w:val="none" w:sz="0" w:space="0" w:color="auto"/>
        <w:left w:val="none" w:sz="0" w:space="0" w:color="auto"/>
        <w:bottom w:val="none" w:sz="0" w:space="0" w:color="auto"/>
        <w:right w:val="none" w:sz="0" w:space="0" w:color="auto"/>
      </w:divBdr>
    </w:div>
    <w:div w:id="1577863692">
      <w:bodyDiv w:val="1"/>
      <w:marLeft w:val="0"/>
      <w:marRight w:val="0"/>
      <w:marTop w:val="0"/>
      <w:marBottom w:val="0"/>
      <w:divBdr>
        <w:top w:val="none" w:sz="0" w:space="0" w:color="auto"/>
        <w:left w:val="none" w:sz="0" w:space="0" w:color="auto"/>
        <w:bottom w:val="none" w:sz="0" w:space="0" w:color="auto"/>
        <w:right w:val="none" w:sz="0" w:space="0" w:color="auto"/>
      </w:divBdr>
    </w:div>
    <w:div w:id="1587693967">
      <w:bodyDiv w:val="1"/>
      <w:marLeft w:val="0"/>
      <w:marRight w:val="0"/>
      <w:marTop w:val="0"/>
      <w:marBottom w:val="0"/>
      <w:divBdr>
        <w:top w:val="none" w:sz="0" w:space="0" w:color="auto"/>
        <w:left w:val="none" w:sz="0" w:space="0" w:color="auto"/>
        <w:bottom w:val="none" w:sz="0" w:space="0" w:color="auto"/>
        <w:right w:val="none" w:sz="0" w:space="0" w:color="auto"/>
      </w:divBdr>
      <w:divsChild>
        <w:div w:id="824004947">
          <w:marLeft w:val="0"/>
          <w:marRight w:val="0"/>
          <w:marTop w:val="0"/>
          <w:marBottom w:val="0"/>
          <w:divBdr>
            <w:top w:val="none" w:sz="0" w:space="0" w:color="auto"/>
            <w:left w:val="none" w:sz="0" w:space="0" w:color="auto"/>
            <w:bottom w:val="none" w:sz="0" w:space="0" w:color="auto"/>
            <w:right w:val="none" w:sz="0" w:space="0" w:color="auto"/>
          </w:divBdr>
          <w:divsChild>
            <w:div w:id="616303114">
              <w:marLeft w:val="0"/>
              <w:marRight w:val="0"/>
              <w:marTop w:val="0"/>
              <w:marBottom w:val="0"/>
              <w:divBdr>
                <w:top w:val="none" w:sz="0" w:space="0" w:color="auto"/>
                <w:left w:val="none" w:sz="0" w:space="0" w:color="auto"/>
                <w:bottom w:val="none" w:sz="0" w:space="0" w:color="auto"/>
                <w:right w:val="none" w:sz="0" w:space="0" w:color="auto"/>
              </w:divBdr>
              <w:divsChild>
                <w:div w:id="1505583155">
                  <w:marLeft w:val="0"/>
                  <w:marRight w:val="0"/>
                  <w:marTop w:val="0"/>
                  <w:marBottom w:val="0"/>
                  <w:divBdr>
                    <w:top w:val="none" w:sz="0" w:space="0" w:color="auto"/>
                    <w:left w:val="none" w:sz="0" w:space="0" w:color="auto"/>
                    <w:bottom w:val="none" w:sz="0" w:space="0" w:color="auto"/>
                    <w:right w:val="none" w:sz="0" w:space="0" w:color="auto"/>
                  </w:divBdr>
                  <w:divsChild>
                    <w:div w:id="732434412">
                      <w:marLeft w:val="0"/>
                      <w:marRight w:val="0"/>
                      <w:marTop w:val="0"/>
                      <w:marBottom w:val="0"/>
                      <w:divBdr>
                        <w:top w:val="none" w:sz="0" w:space="0" w:color="auto"/>
                        <w:left w:val="none" w:sz="0" w:space="0" w:color="auto"/>
                        <w:bottom w:val="none" w:sz="0" w:space="0" w:color="auto"/>
                        <w:right w:val="none" w:sz="0" w:space="0" w:color="auto"/>
                      </w:divBdr>
                      <w:divsChild>
                        <w:div w:id="13907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390035">
      <w:bodyDiv w:val="1"/>
      <w:marLeft w:val="0"/>
      <w:marRight w:val="0"/>
      <w:marTop w:val="0"/>
      <w:marBottom w:val="0"/>
      <w:divBdr>
        <w:top w:val="none" w:sz="0" w:space="0" w:color="auto"/>
        <w:left w:val="none" w:sz="0" w:space="0" w:color="auto"/>
        <w:bottom w:val="none" w:sz="0" w:space="0" w:color="auto"/>
        <w:right w:val="none" w:sz="0" w:space="0" w:color="auto"/>
      </w:divBdr>
    </w:div>
    <w:div w:id="1592471335">
      <w:bodyDiv w:val="1"/>
      <w:marLeft w:val="0"/>
      <w:marRight w:val="0"/>
      <w:marTop w:val="0"/>
      <w:marBottom w:val="0"/>
      <w:divBdr>
        <w:top w:val="none" w:sz="0" w:space="0" w:color="auto"/>
        <w:left w:val="none" w:sz="0" w:space="0" w:color="auto"/>
        <w:bottom w:val="none" w:sz="0" w:space="0" w:color="auto"/>
        <w:right w:val="none" w:sz="0" w:space="0" w:color="auto"/>
      </w:divBdr>
    </w:div>
    <w:div w:id="1592619872">
      <w:bodyDiv w:val="1"/>
      <w:marLeft w:val="0"/>
      <w:marRight w:val="0"/>
      <w:marTop w:val="0"/>
      <w:marBottom w:val="0"/>
      <w:divBdr>
        <w:top w:val="none" w:sz="0" w:space="0" w:color="auto"/>
        <w:left w:val="none" w:sz="0" w:space="0" w:color="auto"/>
        <w:bottom w:val="none" w:sz="0" w:space="0" w:color="auto"/>
        <w:right w:val="none" w:sz="0" w:space="0" w:color="auto"/>
      </w:divBdr>
    </w:div>
    <w:div w:id="1596016684">
      <w:bodyDiv w:val="1"/>
      <w:marLeft w:val="0"/>
      <w:marRight w:val="0"/>
      <w:marTop w:val="0"/>
      <w:marBottom w:val="0"/>
      <w:divBdr>
        <w:top w:val="none" w:sz="0" w:space="0" w:color="auto"/>
        <w:left w:val="none" w:sz="0" w:space="0" w:color="auto"/>
        <w:bottom w:val="none" w:sz="0" w:space="0" w:color="auto"/>
        <w:right w:val="none" w:sz="0" w:space="0" w:color="auto"/>
      </w:divBdr>
    </w:div>
    <w:div w:id="1596356973">
      <w:bodyDiv w:val="1"/>
      <w:marLeft w:val="0"/>
      <w:marRight w:val="0"/>
      <w:marTop w:val="0"/>
      <w:marBottom w:val="0"/>
      <w:divBdr>
        <w:top w:val="none" w:sz="0" w:space="0" w:color="auto"/>
        <w:left w:val="none" w:sz="0" w:space="0" w:color="auto"/>
        <w:bottom w:val="none" w:sz="0" w:space="0" w:color="auto"/>
        <w:right w:val="none" w:sz="0" w:space="0" w:color="auto"/>
      </w:divBdr>
    </w:div>
    <w:div w:id="1597202427">
      <w:bodyDiv w:val="1"/>
      <w:marLeft w:val="0"/>
      <w:marRight w:val="0"/>
      <w:marTop w:val="0"/>
      <w:marBottom w:val="0"/>
      <w:divBdr>
        <w:top w:val="none" w:sz="0" w:space="0" w:color="auto"/>
        <w:left w:val="none" w:sz="0" w:space="0" w:color="auto"/>
        <w:bottom w:val="none" w:sz="0" w:space="0" w:color="auto"/>
        <w:right w:val="none" w:sz="0" w:space="0" w:color="auto"/>
      </w:divBdr>
    </w:div>
    <w:div w:id="1600598480">
      <w:bodyDiv w:val="1"/>
      <w:marLeft w:val="0"/>
      <w:marRight w:val="0"/>
      <w:marTop w:val="0"/>
      <w:marBottom w:val="0"/>
      <w:divBdr>
        <w:top w:val="none" w:sz="0" w:space="0" w:color="auto"/>
        <w:left w:val="none" w:sz="0" w:space="0" w:color="auto"/>
        <w:bottom w:val="none" w:sz="0" w:space="0" w:color="auto"/>
        <w:right w:val="none" w:sz="0" w:space="0" w:color="auto"/>
      </w:divBdr>
    </w:div>
    <w:div w:id="1609585841">
      <w:bodyDiv w:val="1"/>
      <w:marLeft w:val="0"/>
      <w:marRight w:val="0"/>
      <w:marTop w:val="0"/>
      <w:marBottom w:val="0"/>
      <w:divBdr>
        <w:top w:val="none" w:sz="0" w:space="0" w:color="auto"/>
        <w:left w:val="none" w:sz="0" w:space="0" w:color="auto"/>
        <w:bottom w:val="none" w:sz="0" w:space="0" w:color="auto"/>
        <w:right w:val="none" w:sz="0" w:space="0" w:color="auto"/>
      </w:divBdr>
    </w:div>
    <w:div w:id="1616524129">
      <w:bodyDiv w:val="1"/>
      <w:marLeft w:val="0"/>
      <w:marRight w:val="0"/>
      <w:marTop w:val="0"/>
      <w:marBottom w:val="0"/>
      <w:divBdr>
        <w:top w:val="none" w:sz="0" w:space="0" w:color="auto"/>
        <w:left w:val="none" w:sz="0" w:space="0" w:color="auto"/>
        <w:bottom w:val="none" w:sz="0" w:space="0" w:color="auto"/>
        <w:right w:val="none" w:sz="0" w:space="0" w:color="auto"/>
      </w:divBdr>
    </w:div>
    <w:div w:id="1633050272">
      <w:bodyDiv w:val="1"/>
      <w:marLeft w:val="0"/>
      <w:marRight w:val="0"/>
      <w:marTop w:val="0"/>
      <w:marBottom w:val="0"/>
      <w:divBdr>
        <w:top w:val="none" w:sz="0" w:space="0" w:color="auto"/>
        <w:left w:val="none" w:sz="0" w:space="0" w:color="auto"/>
        <w:bottom w:val="none" w:sz="0" w:space="0" w:color="auto"/>
        <w:right w:val="none" w:sz="0" w:space="0" w:color="auto"/>
      </w:divBdr>
    </w:div>
    <w:div w:id="1651979518">
      <w:bodyDiv w:val="1"/>
      <w:marLeft w:val="0"/>
      <w:marRight w:val="0"/>
      <w:marTop w:val="0"/>
      <w:marBottom w:val="0"/>
      <w:divBdr>
        <w:top w:val="none" w:sz="0" w:space="0" w:color="auto"/>
        <w:left w:val="none" w:sz="0" w:space="0" w:color="auto"/>
        <w:bottom w:val="none" w:sz="0" w:space="0" w:color="auto"/>
        <w:right w:val="none" w:sz="0" w:space="0" w:color="auto"/>
      </w:divBdr>
    </w:div>
    <w:div w:id="1659111005">
      <w:bodyDiv w:val="1"/>
      <w:marLeft w:val="0"/>
      <w:marRight w:val="0"/>
      <w:marTop w:val="0"/>
      <w:marBottom w:val="0"/>
      <w:divBdr>
        <w:top w:val="none" w:sz="0" w:space="0" w:color="auto"/>
        <w:left w:val="none" w:sz="0" w:space="0" w:color="auto"/>
        <w:bottom w:val="none" w:sz="0" w:space="0" w:color="auto"/>
        <w:right w:val="none" w:sz="0" w:space="0" w:color="auto"/>
      </w:divBdr>
      <w:divsChild>
        <w:div w:id="2135319375">
          <w:marLeft w:val="0"/>
          <w:marRight w:val="0"/>
          <w:marTop w:val="0"/>
          <w:marBottom w:val="0"/>
          <w:divBdr>
            <w:top w:val="none" w:sz="0" w:space="0" w:color="auto"/>
            <w:left w:val="none" w:sz="0" w:space="0" w:color="auto"/>
            <w:bottom w:val="none" w:sz="0" w:space="0" w:color="auto"/>
            <w:right w:val="none" w:sz="0" w:space="0" w:color="auto"/>
          </w:divBdr>
          <w:divsChild>
            <w:div w:id="1633825779">
              <w:marLeft w:val="0"/>
              <w:marRight w:val="0"/>
              <w:marTop w:val="0"/>
              <w:marBottom w:val="0"/>
              <w:divBdr>
                <w:top w:val="none" w:sz="0" w:space="0" w:color="auto"/>
                <w:left w:val="none" w:sz="0" w:space="0" w:color="auto"/>
                <w:bottom w:val="none" w:sz="0" w:space="0" w:color="auto"/>
                <w:right w:val="none" w:sz="0" w:space="0" w:color="auto"/>
              </w:divBdr>
              <w:divsChild>
                <w:div w:id="37362963">
                  <w:marLeft w:val="0"/>
                  <w:marRight w:val="0"/>
                  <w:marTop w:val="0"/>
                  <w:marBottom w:val="0"/>
                  <w:divBdr>
                    <w:top w:val="none" w:sz="0" w:space="0" w:color="auto"/>
                    <w:left w:val="none" w:sz="0" w:space="0" w:color="auto"/>
                    <w:bottom w:val="none" w:sz="0" w:space="0" w:color="auto"/>
                    <w:right w:val="none" w:sz="0" w:space="0" w:color="auto"/>
                  </w:divBdr>
                  <w:divsChild>
                    <w:div w:id="427505511">
                      <w:marLeft w:val="0"/>
                      <w:marRight w:val="0"/>
                      <w:marTop w:val="0"/>
                      <w:marBottom w:val="0"/>
                      <w:divBdr>
                        <w:top w:val="none" w:sz="0" w:space="0" w:color="auto"/>
                        <w:left w:val="none" w:sz="0" w:space="0" w:color="auto"/>
                        <w:bottom w:val="none" w:sz="0" w:space="0" w:color="auto"/>
                        <w:right w:val="none" w:sz="0" w:space="0" w:color="auto"/>
                      </w:divBdr>
                      <w:divsChild>
                        <w:div w:id="1172524295">
                          <w:marLeft w:val="0"/>
                          <w:marRight w:val="0"/>
                          <w:marTop w:val="0"/>
                          <w:marBottom w:val="0"/>
                          <w:divBdr>
                            <w:top w:val="none" w:sz="0" w:space="0" w:color="auto"/>
                            <w:left w:val="none" w:sz="0" w:space="0" w:color="auto"/>
                            <w:bottom w:val="none" w:sz="0" w:space="0" w:color="auto"/>
                            <w:right w:val="none" w:sz="0" w:space="0" w:color="auto"/>
                          </w:divBdr>
                          <w:divsChild>
                            <w:div w:id="554387609">
                              <w:marLeft w:val="0"/>
                              <w:marRight w:val="0"/>
                              <w:marTop w:val="0"/>
                              <w:marBottom w:val="0"/>
                              <w:divBdr>
                                <w:top w:val="none" w:sz="0" w:space="0" w:color="auto"/>
                                <w:left w:val="none" w:sz="0" w:space="0" w:color="auto"/>
                                <w:bottom w:val="none" w:sz="0" w:space="0" w:color="auto"/>
                                <w:right w:val="none" w:sz="0" w:space="0" w:color="auto"/>
                              </w:divBdr>
                              <w:divsChild>
                                <w:div w:id="1762144529">
                                  <w:marLeft w:val="0"/>
                                  <w:marRight w:val="0"/>
                                  <w:marTop w:val="0"/>
                                  <w:marBottom w:val="0"/>
                                  <w:divBdr>
                                    <w:top w:val="none" w:sz="0" w:space="0" w:color="auto"/>
                                    <w:left w:val="none" w:sz="0" w:space="0" w:color="auto"/>
                                    <w:bottom w:val="none" w:sz="0" w:space="0" w:color="auto"/>
                                    <w:right w:val="none" w:sz="0" w:space="0" w:color="auto"/>
                                  </w:divBdr>
                                  <w:divsChild>
                                    <w:div w:id="1253314994">
                                      <w:marLeft w:val="0"/>
                                      <w:marRight w:val="0"/>
                                      <w:marTop w:val="0"/>
                                      <w:marBottom w:val="0"/>
                                      <w:divBdr>
                                        <w:top w:val="none" w:sz="0" w:space="0" w:color="auto"/>
                                        <w:left w:val="none" w:sz="0" w:space="0" w:color="auto"/>
                                        <w:bottom w:val="none" w:sz="0" w:space="0" w:color="auto"/>
                                        <w:right w:val="none" w:sz="0" w:space="0" w:color="auto"/>
                                      </w:divBdr>
                                      <w:divsChild>
                                        <w:div w:id="136800082">
                                          <w:marLeft w:val="0"/>
                                          <w:marRight w:val="0"/>
                                          <w:marTop w:val="0"/>
                                          <w:marBottom w:val="0"/>
                                          <w:divBdr>
                                            <w:top w:val="none" w:sz="0" w:space="0" w:color="auto"/>
                                            <w:left w:val="none" w:sz="0" w:space="0" w:color="auto"/>
                                            <w:bottom w:val="none" w:sz="0" w:space="0" w:color="auto"/>
                                            <w:right w:val="none" w:sz="0" w:space="0" w:color="auto"/>
                                          </w:divBdr>
                                          <w:divsChild>
                                            <w:div w:id="239363723">
                                              <w:marLeft w:val="0"/>
                                              <w:marRight w:val="0"/>
                                              <w:marTop w:val="0"/>
                                              <w:marBottom w:val="0"/>
                                              <w:divBdr>
                                                <w:top w:val="none" w:sz="0" w:space="0" w:color="auto"/>
                                                <w:left w:val="none" w:sz="0" w:space="0" w:color="auto"/>
                                                <w:bottom w:val="none" w:sz="0" w:space="0" w:color="auto"/>
                                                <w:right w:val="none" w:sz="0" w:space="0" w:color="auto"/>
                                              </w:divBdr>
                                              <w:divsChild>
                                                <w:div w:id="876938234">
                                                  <w:marLeft w:val="0"/>
                                                  <w:marRight w:val="0"/>
                                                  <w:marTop w:val="0"/>
                                                  <w:marBottom w:val="0"/>
                                                  <w:divBdr>
                                                    <w:top w:val="none" w:sz="0" w:space="0" w:color="auto"/>
                                                    <w:left w:val="none" w:sz="0" w:space="0" w:color="auto"/>
                                                    <w:bottom w:val="none" w:sz="0" w:space="0" w:color="auto"/>
                                                    <w:right w:val="none" w:sz="0" w:space="0" w:color="auto"/>
                                                  </w:divBdr>
                                                  <w:divsChild>
                                                    <w:div w:id="8856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7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941848">
      <w:bodyDiv w:val="1"/>
      <w:marLeft w:val="0"/>
      <w:marRight w:val="0"/>
      <w:marTop w:val="0"/>
      <w:marBottom w:val="0"/>
      <w:divBdr>
        <w:top w:val="none" w:sz="0" w:space="0" w:color="auto"/>
        <w:left w:val="none" w:sz="0" w:space="0" w:color="auto"/>
        <w:bottom w:val="none" w:sz="0" w:space="0" w:color="auto"/>
        <w:right w:val="none" w:sz="0" w:space="0" w:color="auto"/>
      </w:divBdr>
    </w:div>
    <w:div w:id="1695837450">
      <w:bodyDiv w:val="1"/>
      <w:marLeft w:val="0"/>
      <w:marRight w:val="0"/>
      <w:marTop w:val="0"/>
      <w:marBottom w:val="0"/>
      <w:divBdr>
        <w:top w:val="none" w:sz="0" w:space="0" w:color="auto"/>
        <w:left w:val="none" w:sz="0" w:space="0" w:color="auto"/>
        <w:bottom w:val="none" w:sz="0" w:space="0" w:color="auto"/>
        <w:right w:val="none" w:sz="0" w:space="0" w:color="auto"/>
      </w:divBdr>
      <w:divsChild>
        <w:div w:id="1543248710">
          <w:marLeft w:val="0"/>
          <w:marRight w:val="0"/>
          <w:marTop w:val="0"/>
          <w:marBottom w:val="0"/>
          <w:divBdr>
            <w:top w:val="none" w:sz="0" w:space="0" w:color="auto"/>
            <w:left w:val="none" w:sz="0" w:space="0" w:color="auto"/>
            <w:bottom w:val="none" w:sz="0" w:space="0" w:color="auto"/>
            <w:right w:val="none" w:sz="0" w:space="0" w:color="auto"/>
          </w:divBdr>
        </w:div>
      </w:divsChild>
    </w:div>
    <w:div w:id="1704207906">
      <w:bodyDiv w:val="1"/>
      <w:marLeft w:val="0"/>
      <w:marRight w:val="0"/>
      <w:marTop w:val="0"/>
      <w:marBottom w:val="0"/>
      <w:divBdr>
        <w:top w:val="none" w:sz="0" w:space="0" w:color="auto"/>
        <w:left w:val="none" w:sz="0" w:space="0" w:color="auto"/>
        <w:bottom w:val="none" w:sz="0" w:space="0" w:color="auto"/>
        <w:right w:val="none" w:sz="0" w:space="0" w:color="auto"/>
      </w:divBdr>
    </w:div>
    <w:div w:id="1721631237">
      <w:bodyDiv w:val="1"/>
      <w:marLeft w:val="0"/>
      <w:marRight w:val="0"/>
      <w:marTop w:val="0"/>
      <w:marBottom w:val="0"/>
      <w:divBdr>
        <w:top w:val="none" w:sz="0" w:space="0" w:color="auto"/>
        <w:left w:val="none" w:sz="0" w:space="0" w:color="auto"/>
        <w:bottom w:val="none" w:sz="0" w:space="0" w:color="auto"/>
        <w:right w:val="none" w:sz="0" w:space="0" w:color="auto"/>
      </w:divBdr>
    </w:div>
    <w:div w:id="1726294613">
      <w:bodyDiv w:val="1"/>
      <w:marLeft w:val="0"/>
      <w:marRight w:val="0"/>
      <w:marTop w:val="0"/>
      <w:marBottom w:val="0"/>
      <w:divBdr>
        <w:top w:val="none" w:sz="0" w:space="0" w:color="auto"/>
        <w:left w:val="none" w:sz="0" w:space="0" w:color="auto"/>
        <w:bottom w:val="none" w:sz="0" w:space="0" w:color="auto"/>
        <w:right w:val="none" w:sz="0" w:space="0" w:color="auto"/>
      </w:divBdr>
    </w:div>
    <w:div w:id="1728870302">
      <w:bodyDiv w:val="1"/>
      <w:marLeft w:val="0"/>
      <w:marRight w:val="0"/>
      <w:marTop w:val="0"/>
      <w:marBottom w:val="0"/>
      <w:divBdr>
        <w:top w:val="none" w:sz="0" w:space="0" w:color="auto"/>
        <w:left w:val="none" w:sz="0" w:space="0" w:color="auto"/>
        <w:bottom w:val="none" w:sz="0" w:space="0" w:color="auto"/>
        <w:right w:val="none" w:sz="0" w:space="0" w:color="auto"/>
      </w:divBdr>
    </w:div>
    <w:div w:id="1741825788">
      <w:bodyDiv w:val="1"/>
      <w:marLeft w:val="0"/>
      <w:marRight w:val="0"/>
      <w:marTop w:val="0"/>
      <w:marBottom w:val="0"/>
      <w:divBdr>
        <w:top w:val="none" w:sz="0" w:space="0" w:color="auto"/>
        <w:left w:val="none" w:sz="0" w:space="0" w:color="auto"/>
        <w:bottom w:val="none" w:sz="0" w:space="0" w:color="auto"/>
        <w:right w:val="none" w:sz="0" w:space="0" w:color="auto"/>
      </w:divBdr>
    </w:div>
    <w:div w:id="1747611137">
      <w:bodyDiv w:val="1"/>
      <w:marLeft w:val="0"/>
      <w:marRight w:val="0"/>
      <w:marTop w:val="0"/>
      <w:marBottom w:val="0"/>
      <w:divBdr>
        <w:top w:val="none" w:sz="0" w:space="0" w:color="auto"/>
        <w:left w:val="none" w:sz="0" w:space="0" w:color="auto"/>
        <w:bottom w:val="none" w:sz="0" w:space="0" w:color="auto"/>
        <w:right w:val="none" w:sz="0" w:space="0" w:color="auto"/>
      </w:divBdr>
    </w:div>
    <w:div w:id="1760833291">
      <w:bodyDiv w:val="1"/>
      <w:marLeft w:val="0"/>
      <w:marRight w:val="0"/>
      <w:marTop w:val="0"/>
      <w:marBottom w:val="0"/>
      <w:divBdr>
        <w:top w:val="none" w:sz="0" w:space="0" w:color="auto"/>
        <w:left w:val="none" w:sz="0" w:space="0" w:color="auto"/>
        <w:bottom w:val="none" w:sz="0" w:space="0" w:color="auto"/>
        <w:right w:val="none" w:sz="0" w:space="0" w:color="auto"/>
      </w:divBdr>
    </w:div>
    <w:div w:id="1761947288">
      <w:bodyDiv w:val="1"/>
      <w:marLeft w:val="0"/>
      <w:marRight w:val="0"/>
      <w:marTop w:val="0"/>
      <w:marBottom w:val="0"/>
      <w:divBdr>
        <w:top w:val="none" w:sz="0" w:space="0" w:color="auto"/>
        <w:left w:val="none" w:sz="0" w:space="0" w:color="auto"/>
        <w:bottom w:val="none" w:sz="0" w:space="0" w:color="auto"/>
        <w:right w:val="none" w:sz="0" w:space="0" w:color="auto"/>
      </w:divBdr>
    </w:div>
    <w:div w:id="1765147693">
      <w:bodyDiv w:val="1"/>
      <w:marLeft w:val="0"/>
      <w:marRight w:val="0"/>
      <w:marTop w:val="0"/>
      <w:marBottom w:val="0"/>
      <w:divBdr>
        <w:top w:val="none" w:sz="0" w:space="0" w:color="auto"/>
        <w:left w:val="none" w:sz="0" w:space="0" w:color="auto"/>
        <w:bottom w:val="none" w:sz="0" w:space="0" w:color="auto"/>
        <w:right w:val="none" w:sz="0" w:space="0" w:color="auto"/>
      </w:divBdr>
    </w:div>
    <w:div w:id="1776555682">
      <w:bodyDiv w:val="1"/>
      <w:marLeft w:val="0"/>
      <w:marRight w:val="0"/>
      <w:marTop w:val="0"/>
      <w:marBottom w:val="0"/>
      <w:divBdr>
        <w:top w:val="none" w:sz="0" w:space="0" w:color="auto"/>
        <w:left w:val="none" w:sz="0" w:space="0" w:color="auto"/>
        <w:bottom w:val="none" w:sz="0" w:space="0" w:color="auto"/>
        <w:right w:val="none" w:sz="0" w:space="0" w:color="auto"/>
      </w:divBdr>
      <w:divsChild>
        <w:div w:id="1629361286">
          <w:marLeft w:val="0"/>
          <w:marRight w:val="0"/>
          <w:marTop w:val="0"/>
          <w:marBottom w:val="0"/>
          <w:divBdr>
            <w:top w:val="none" w:sz="0" w:space="0" w:color="auto"/>
            <w:left w:val="none" w:sz="0" w:space="0" w:color="auto"/>
            <w:bottom w:val="none" w:sz="0" w:space="0" w:color="auto"/>
            <w:right w:val="none" w:sz="0" w:space="0" w:color="auto"/>
          </w:divBdr>
          <w:divsChild>
            <w:div w:id="1954897285">
              <w:marLeft w:val="0"/>
              <w:marRight w:val="0"/>
              <w:marTop w:val="0"/>
              <w:marBottom w:val="0"/>
              <w:divBdr>
                <w:top w:val="none" w:sz="0" w:space="0" w:color="auto"/>
                <w:left w:val="none" w:sz="0" w:space="0" w:color="auto"/>
                <w:bottom w:val="none" w:sz="0" w:space="0" w:color="auto"/>
                <w:right w:val="none" w:sz="0" w:space="0" w:color="auto"/>
              </w:divBdr>
              <w:divsChild>
                <w:div w:id="1378512476">
                  <w:marLeft w:val="0"/>
                  <w:marRight w:val="0"/>
                  <w:marTop w:val="0"/>
                  <w:marBottom w:val="0"/>
                  <w:divBdr>
                    <w:top w:val="none" w:sz="0" w:space="0" w:color="auto"/>
                    <w:left w:val="none" w:sz="0" w:space="0" w:color="auto"/>
                    <w:bottom w:val="none" w:sz="0" w:space="0" w:color="auto"/>
                    <w:right w:val="none" w:sz="0" w:space="0" w:color="auto"/>
                  </w:divBdr>
                  <w:divsChild>
                    <w:div w:id="1196625272">
                      <w:marLeft w:val="0"/>
                      <w:marRight w:val="0"/>
                      <w:marTop w:val="0"/>
                      <w:marBottom w:val="0"/>
                      <w:divBdr>
                        <w:top w:val="none" w:sz="0" w:space="0" w:color="auto"/>
                        <w:left w:val="none" w:sz="0" w:space="0" w:color="auto"/>
                        <w:bottom w:val="none" w:sz="0" w:space="0" w:color="auto"/>
                        <w:right w:val="none" w:sz="0" w:space="0" w:color="auto"/>
                      </w:divBdr>
                      <w:divsChild>
                        <w:div w:id="13463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871265">
      <w:bodyDiv w:val="1"/>
      <w:marLeft w:val="0"/>
      <w:marRight w:val="0"/>
      <w:marTop w:val="0"/>
      <w:marBottom w:val="0"/>
      <w:divBdr>
        <w:top w:val="none" w:sz="0" w:space="0" w:color="auto"/>
        <w:left w:val="none" w:sz="0" w:space="0" w:color="auto"/>
        <w:bottom w:val="none" w:sz="0" w:space="0" w:color="auto"/>
        <w:right w:val="none" w:sz="0" w:space="0" w:color="auto"/>
      </w:divBdr>
    </w:div>
    <w:div w:id="1783917968">
      <w:bodyDiv w:val="1"/>
      <w:marLeft w:val="0"/>
      <w:marRight w:val="0"/>
      <w:marTop w:val="0"/>
      <w:marBottom w:val="0"/>
      <w:divBdr>
        <w:top w:val="none" w:sz="0" w:space="0" w:color="auto"/>
        <w:left w:val="none" w:sz="0" w:space="0" w:color="auto"/>
        <w:bottom w:val="none" w:sz="0" w:space="0" w:color="auto"/>
        <w:right w:val="none" w:sz="0" w:space="0" w:color="auto"/>
      </w:divBdr>
    </w:div>
    <w:div w:id="1797215792">
      <w:bodyDiv w:val="1"/>
      <w:marLeft w:val="0"/>
      <w:marRight w:val="0"/>
      <w:marTop w:val="0"/>
      <w:marBottom w:val="0"/>
      <w:divBdr>
        <w:top w:val="none" w:sz="0" w:space="0" w:color="auto"/>
        <w:left w:val="none" w:sz="0" w:space="0" w:color="auto"/>
        <w:bottom w:val="none" w:sz="0" w:space="0" w:color="auto"/>
        <w:right w:val="none" w:sz="0" w:space="0" w:color="auto"/>
      </w:divBdr>
    </w:div>
    <w:div w:id="1797941938">
      <w:bodyDiv w:val="1"/>
      <w:marLeft w:val="0"/>
      <w:marRight w:val="0"/>
      <w:marTop w:val="0"/>
      <w:marBottom w:val="0"/>
      <w:divBdr>
        <w:top w:val="none" w:sz="0" w:space="0" w:color="auto"/>
        <w:left w:val="none" w:sz="0" w:space="0" w:color="auto"/>
        <w:bottom w:val="none" w:sz="0" w:space="0" w:color="auto"/>
        <w:right w:val="none" w:sz="0" w:space="0" w:color="auto"/>
      </w:divBdr>
    </w:div>
    <w:div w:id="1827167495">
      <w:bodyDiv w:val="1"/>
      <w:marLeft w:val="0"/>
      <w:marRight w:val="0"/>
      <w:marTop w:val="0"/>
      <w:marBottom w:val="0"/>
      <w:divBdr>
        <w:top w:val="none" w:sz="0" w:space="0" w:color="auto"/>
        <w:left w:val="none" w:sz="0" w:space="0" w:color="auto"/>
        <w:bottom w:val="none" w:sz="0" w:space="0" w:color="auto"/>
        <w:right w:val="none" w:sz="0" w:space="0" w:color="auto"/>
      </w:divBdr>
    </w:div>
    <w:div w:id="1830294236">
      <w:bodyDiv w:val="1"/>
      <w:marLeft w:val="0"/>
      <w:marRight w:val="0"/>
      <w:marTop w:val="0"/>
      <w:marBottom w:val="0"/>
      <w:divBdr>
        <w:top w:val="none" w:sz="0" w:space="0" w:color="auto"/>
        <w:left w:val="none" w:sz="0" w:space="0" w:color="auto"/>
        <w:bottom w:val="none" w:sz="0" w:space="0" w:color="auto"/>
        <w:right w:val="none" w:sz="0" w:space="0" w:color="auto"/>
      </w:divBdr>
    </w:div>
    <w:div w:id="1833370050">
      <w:bodyDiv w:val="1"/>
      <w:marLeft w:val="0"/>
      <w:marRight w:val="0"/>
      <w:marTop w:val="0"/>
      <w:marBottom w:val="0"/>
      <w:divBdr>
        <w:top w:val="none" w:sz="0" w:space="0" w:color="auto"/>
        <w:left w:val="none" w:sz="0" w:space="0" w:color="auto"/>
        <w:bottom w:val="none" w:sz="0" w:space="0" w:color="auto"/>
        <w:right w:val="none" w:sz="0" w:space="0" w:color="auto"/>
      </w:divBdr>
    </w:div>
    <w:div w:id="1835415435">
      <w:bodyDiv w:val="1"/>
      <w:marLeft w:val="0"/>
      <w:marRight w:val="0"/>
      <w:marTop w:val="0"/>
      <w:marBottom w:val="0"/>
      <w:divBdr>
        <w:top w:val="none" w:sz="0" w:space="0" w:color="auto"/>
        <w:left w:val="none" w:sz="0" w:space="0" w:color="auto"/>
        <w:bottom w:val="none" w:sz="0" w:space="0" w:color="auto"/>
        <w:right w:val="none" w:sz="0" w:space="0" w:color="auto"/>
      </w:divBdr>
    </w:div>
    <w:div w:id="1839539865">
      <w:bodyDiv w:val="1"/>
      <w:marLeft w:val="0"/>
      <w:marRight w:val="0"/>
      <w:marTop w:val="0"/>
      <w:marBottom w:val="0"/>
      <w:divBdr>
        <w:top w:val="none" w:sz="0" w:space="0" w:color="auto"/>
        <w:left w:val="none" w:sz="0" w:space="0" w:color="auto"/>
        <w:bottom w:val="none" w:sz="0" w:space="0" w:color="auto"/>
        <w:right w:val="none" w:sz="0" w:space="0" w:color="auto"/>
      </w:divBdr>
      <w:divsChild>
        <w:div w:id="197353585">
          <w:marLeft w:val="0"/>
          <w:marRight w:val="0"/>
          <w:marTop w:val="0"/>
          <w:marBottom w:val="0"/>
          <w:divBdr>
            <w:top w:val="none" w:sz="0" w:space="0" w:color="auto"/>
            <w:left w:val="none" w:sz="0" w:space="0" w:color="auto"/>
            <w:bottom w:val="none" w:sz="0" w:space="0" w:color="auto"/>
            <w:right w:val="none" w:sz="0" w:space="0" w:color="auto"/>
          </w:divBdr>
        </w:div>
      </w:divsChild>
    </w:div>
    <w:div w:id="1848057891">
      <w:bodyDiv w:val="1"/>
      <w:marLeft w:val="0"/>
      <w:marRight w:val="0"/>
      <w:marTop w:val="0"/>
      <w:marBottom w:val="0"/>
      <w:divBdr>
        <w:top w:val="none" w:sz="0" w:space="0" w:color="auto"/>
        <w:left w:val="none" w:sz="0" w:space="0" w:color="auto"/>
        <w:bottom w:val="none" w:sz="0" w:space="0" w:color="auto"/>
        <w:right w:val="none" w:sz="0" w:space="0" w:color="auto"/>
      </w:divBdr>
    </w:div>
    <w:div w:id="1859272936">
      <w:bodyDiv w:val="1"/>
      <w:marLeft w:val="0"/>
      <w:marRight w:val="0"/>
      <w:marTop w:val="0"/>
      <w:marBottom w:val="0"/>
      <w:divBdr>
        <w:top w:val="none" w:sz="0" w:space="0" w:color="auto"/>
        <w:left w:val="none" w:sz="0" w:space="0" w:color="auto"/>
        <w:bottom w:val="none" w:sz="0" w:space="0" w:color="auto"/>
        <w:right w:val="none" w:sz="0" w:space="0" w:color="auto"/>
      </w:divBdr>
      <w:divsChild>
        <w:div w:id="1699969005">
          <w:marLeft w:val="0"/>
          <w:marRight w:val="0"/>
          <w:marTop w:val="0"/>
          <w:marBottom w:val="0"/>
          <w:divBdr>
            <w:top w:val="none" w:sz="0" w:space="0" w:color="auto"/>
            <w:left w:val="none" w:sz="0" w:space="0" w:color="auto"/>
            <w:bottom w:val="none" w:sz="0" w:space="0" w:color="auto"/>
            <w:right w:val="none" w:sz="0" w:space="0" w:color="auto"/>
          </w:divBdr>
        </w:div>
      </w:divsChild>
    </w:div>
    <w:div w:id="1867215198">
      <w:bodyDiv w:val="1"/>
      <w:marLeft w:val="0"/>
      <w:marRight w:val="0"/>
      <w:marTop w:val="0"/>
      <w:marBottom w:val="0"/>
      <w:divBdr>
        <w:top w:val="none" w:sz="0" w:space="0" w:color="auto"/>
        <w:left w:val="none" w:sz="0" w:space="0" w:color="auto"/>
        <w:bottom w:val="none" w:sz="0" w:space="0" w:color="auto"/>
        <w:right w:val="none" w:sz="0" w:space="0" w:color="auto"/>
      </w:divBdr>
    </w:div>
    <w:div w:id="1869759579">
      <w:bodyDiv w:val="1"/>
      <w:marLeft w:val="0"/>
      <w:marRight w:val="0"/>
      <w:marTop w:val="0"/>
      <w:marBottom w:val="0"/>
      <w:divBdr>
        <w:top w:val="none" w:sz="0" w:space="0" w:color="auto"/>
        <w:left w:val="none" w:sz="0" w:space="0" w:color="auto"/>
        <w:bottom w:val="none" w:sz="0" w:space="0" w:color="auto"/>
        <w:right w:val="none" w:sz="0" w:space="0" w:color="auto"/>
      </w:divBdr>
    </w:div>
    <w:div w:id="1882087371">
      <w:bodyDiv w:val="1"/>
      <w:marLeft w:val="0"/>
      <w:marRight w:val="0"/>
      <w:marTop w:val="0"/>
      <w:marBottom w:val="0"/>
      <w:divBdr>
        <w:top w:val="none" w:sz="0" w:space="0" w:color="auto"/>
        <w:left w:val="none" w:sz="0" w:space="0" w:color="auto"/>
        <w:bottom w:val="none" w:sz="0" w:space="0" w:color="auto"/>
        <w:right w:val="none" w:sz="0" w:space="0" w:color="auto"/>
      </w:divBdr>
    </w:div>
    <w:div w:id="1894848643">
      <w:bodyDiv w:val="1"/>
      <w:marLeft w:val="0"/>
      <w:marRight w:val="0"/>
      <w:marTop w:val="0"/>
      <w:marBottom w:val="0"/>
      <w:divBdr>
        <w:top w:val="none" w:sz="0" w:space="0" w:color="auto"/>
        <w:left w:val="none" w:sz="0" w:space="0" w:color="auto"/>
        <w:bottom w:val="none" w:sz="0" w:space="0" w:color="auto"/>
        <w:right w:val="none" w:sz="0" w:space="0" w:color="auto"/>
      </w:divBdr>
    </w:div>
    <w:div w:id="1901137477">
      <w:bodyDiv w:val="1"/>
      <w:marLeft w:val="0"/>
      <w:marRight w:val="0"/>
      <w:marTop w:val="0"/>
      <w:marBottom w:val="0"/>
      <w:divBdr>
        <w:top w:val="none" w:sz="0" w:space="0" w:color="auto"/>
        <w:left w:val="none" w:sz="0" w:space="0" w:color="auto"/>
        <w:bottom w:val="none" w:sz="0" w:space="0" w:color="auto"/>
        <w:right w:val="none" w:sz="0" w:space="0" w:color="auto"/>
      </w:divBdr>
    </w:div>
    <w:div w:id="1905947499">
      <w:bodyDiv w:val="1"/>
      <w:marLeft w:val="0"/>
      <w:marRight w:val="0"/>
      <w:marTop w:val="0"/>
      <w:marBottom w:val="0"/>
      <w:divBdr>
        <w:top w:val="none" w:sz="0" w:space="0" w:color="auto"/>
        <w:left w:val="none" w:sz="0" w:space="0" w:color="auto"/>
        <w:bottom w:val="none" w:sz="0" w:space="0" w:color="auto"/>
        <w:right w:val="none" w:sz="0" w:space="0" w:color="auto"/>
      </w:divBdr>
    </w:div>
    <w:div w:id="1906715915">
      <w:bodyDiv w:val="1"/>
      <w:marLeft w:val="0"/>
      <w:marRight w:val="0"/>
      <w:marTop w:val="0"/>
      <w:marBottom w:val="0"/>
      <w:divBdr>
        <w:top w:val="none" w:sz="0" w:space="0" w:color="auto"/>
        <w:left w:val="none" w:sz="0" w:space="0" w:color="auto"/>
        <w:bottom w:val="none" w:sz="0" w:space="0" w:color="auto"/>
        <w:right w:val="none" w:sz="0" w:space="0" w:color="auto"/>
      </w:divBdr>
    </w:div>
    <w:div w:id="1920826124">
      <w:bodyDiv w:val="1"/>
      <w:marLeft w:val="0"/>
      <w:marRight w:val="0"/>
      <w:marTop w:val="0"/>
      <w:marBottom w:val="0"/>
      <w:divBdr>
        <w:top w:val="none" w:sz="0" w:space="0" w:color="auto"/>
        <w:left w:val="none" w:sz="0" w:space="0" w:color="auto"/>
        <w:bottom w:val="none" w:sz="0" w:space="0" w:color="auto"/>
        <w:right w:val="none" w:sz="0" w:space="0" w:color="auto"/>
      </w:divBdr>
    </w:div>
    <w:div w:id="1931236422">
      <w:bodyDiv w:val="1"/>
      <w:marLeft w:val="0"/>
      <w:marRight w:val="0"/>
      <w:marTop w:val="0"/>
      <w:marBottom w:val="0"/>
      <w:divBdr>
        <w:top w:val="none" w:sz="0" w:space="0" w:color="auto"/>
        <w:left w:val="none" w:sz="0" w:space="0" w:color="auto"/>
        <w:bottom w:val="none" w:sz="0" w:space="0" w:color="auto"/>
        <w:right w:val="none" w:sz="0" w:space="0" w:color="auto"/>
      </w:divBdr>
    </w:div>
    <w:div w:id="1972319963">
      <w:bodyDiv w:val="1"/>
      <w:marLeft w:val="0"/>
      <w:marRight w:val="0"/>
      <w:marTop w:val="0"/>
      <w:marBottom w:val="0"/>
      <w:divBdr>
        <w:top w:val="none" w:sz="0" w:space="0" w:color="auto"/>
        <w:left w:val="none" w:sz="0" w:space="0" w:color="auto"/>
        <w:bottom w:val="none" w:sz="0" w:space="0" w:color="auto"/>
        <w:right w:val="none" w:sz="0" w:space="0" w:color="auto"/>
      </w:divBdr>
    </w:div>
    <w:div w:id="1974288217">
      <w:bodyDiv w:val="1"/>
      <w:marLeft w:val="0"/>
      <w:marRight w:val="0"/>
      <w:marTop w:val="0"/>
      <w:marBottom w:val="0"/>
      <w:divBdr>
        <w:top w:val="none" w:sz="0" w:space="0" w:color="auto"/>
        <w:left w:val="none" w:sz="0" w:space="0" w:color="auto"/>
        <w:bottom w:val="none" w:sz="0" w:space="0" w:color="auto"/>
        <w:right w:val="none" w:sz="0" w:space="0" w:color="auto"/>
      </w:divBdr>
    </w:div>
    <w:div w:id="1976173773">
      <w:bodyDiv w:val="1"/>
      <w:marLeft w:val="0"/>
      <w:marRight w:val="0"/>
      <w:marTop w:val="0"/>
      <w:marBottom w:val="0"/>
      <w:divBdr>
        <w:top w:val="none" w:sz="0" w:space="0" w:color="auto"/>
        <w:left w:val="none" w:sz="0" w:space="0" w:color="auto"/>
        <w:bottom w:val="none" w:sz="0" w:space="0" w:color="auto"/>
        <w:right w:val="none" w:sz="0" w:space="0" w:color="auto"/>
      </w:divBdr>
    </w:div>
    <w:div w:id="1989625091">
      <w:bodyDiv w:val="1"/>
      <w:marLeft w:val="0"/>
      <w:marRight w:val="0"/>
      <w:marTop w:val="0"/>
      <w:marBottom w:val="0"/>
      <w:divBdr>
        <w:top w:val="none" w:sz="0" w:space="0" w:color="auto"/>
        <w:left w:val="none" w:sz="0" w:space="0" w:color="auto"/>
        <w:bottom w:val="none" w:sz="0" w:space="0" w:color="auto"/>
        <w:right w:val="none" w:sz="0" w:space="0" w:color="auto"/>
      </w:divBdr>
    </w:div>
    <w:div w:id="1994597094">
      <w:bodyDiv w:val="1"/>
      <w:marLeft w:val="0"/>
      <w:marRight w:val="0"/>
      <w:marTop w:val="0"/>
      <w:marBottom w:val="0"/>
      <w:divBdr>
        <w:top w:val="none" w:sz="0" w:space="0" w:color="auto"/>
        <w:left w:val="none" w:sz="0" w:space="0" w:color="auto"/>
        <w:bottom w:val="none" w:sz="0" w:space="0" w:color="auto"/>
        <w:right w:val="none" w:sz="0" w:space="0" w:color="auto"/>
      </w:divBdr>
    </w:div>
    <w:div w:id="2003267028">
      <w:bodyDiv w:val="1"/>
      <w:marLeft w:val="0"/>
      <w:marRight w:val="0"/>
      <w:marTop w:val="0"/>
      <w:marBottom w:val="0"/>
      <w:divBdr>
        <w:top w:val="none" w:sz="0" w:space="0" w:color="auto"/>
        <w:left w:val="none" w:sz="0" w:space="0" w:color="auto"/>
        <w:bottom w:val="none" w:sz="0" w:space="0" w:color="auto"/>
        <w:right w:val="none" w:sz="0" w:space="0" w:color="auto"/>
      </w:divBdr>
    </w:div>
    <w:div w:id="2004115625">
      <w:bodyDiv w:val="1"/>
      <w:marLeft w:val="0"/>
      <w:marRight w:val="0"/>
      <w:marTop w:val="0"/>
      <w:marBottom w:val="0"/>
      <w:divBdr>
        <w:top w:val="none" w:sz="0" w:space="0" w:color="auto"/>
        <w:left w:val="none" w:sz="0" w:space="0" w:color="auto"/>
        <w:bottom w:val="none" w:sz="0" w:space="0" w:color="auto"/>
        <w:right w:val="none" w:sz="0" w:space="0" w:color="auto"/>
      </w:divBdr>
    </w:div>
    <w:div w:id="2009212236">
      <w:bodyDiv w:val="1"/>
      <w:marLeft w:val="0"/>
      <w:marRight w:val="0"/>
      <w:marTop w:val="0"/>
      <w:marBottom w:val="0"/>
      <w:divBdr>
        <w:top w:val="none" w:sz="0" w:space="0" w:color="auto"/>
        <w:left w:val="none" w:sz="0" w:space="0" w:color="auto"/>
        <w:bottom w:val="none" w:sz="0" w:space="0" w:color="auto"/>
        <w:right w:val="none" w:sz="0" w:space="0" w:color="auto"/>
      </w:divBdr>
    </w:div>
    <w:div w:id="2021159135">
      <w:bodyDiv w:val="1"/>
      <w:marLeft w:val="0"/>
      <w:marRight w:val="0"/>
      <w:marTop w:val="0"/>
      <w:marBottom w:val="0"/>
      <w:divBdr>
        <w:top w:val="none" w:sz="0" w:space="0" w:color="auto"/>
        <w:left w:val="none" w:sz="0" w:space="0" w:color="auto"/>
        <w:bottom w:val="none" w:sz="0" w:space="0" w:color="auto"/>
        <w:right w:val="none" w:sz="0" w:space="0" w:color="auto"/>
      </w:divBdr>
    </w:div>
    <w:div w:id="2041007706">
      <w:bodyDiv w:val="1"/>
      <w:marLeft w:val="0"/>
      <w:marRight w:val="0"/>
      <w:marTop w:val="0"/>
      <w:marBottom w:val="0"/>
      <w:divBdr>
        <w:top w:val="none" w:sz="0" w:space="0" w:color="auto"/>
        <w:left w:val="none" w:sz="0" w:space="0" w:color="auto"/>
        <w:bottom w:val="none" w:sz="0" w:space="0" w:color="auto"/>
        <w:right w:val="none" w:sz="0" w:space="0" w:color="auto"/>
      </w:divBdr>
    </w:div>
    <w:div w:id="2042439760">
      <w:bodyDiv w:val="1"/>
      <w:marLeft w:val="0"/>
      <w:marRight w:val="0"/>
      <w:marTop w:val="0"/>
      <w:marBottom w:val="0"/>
      <w:divBdr>
        <w:top w:val="none" w:sz="0" w:space="0" w:color="auto"/>
        <w:left w:val="none" w:sz="0" w:space="0" w:color="auto"/>
        <w:bottom w:val="none" w:sz="0" w:space="0" w:color="auto"/>
        <w:right w:val="none" w:sz="0" w:space="0" w:color="auto"/>
      </w:divBdr>
    </w:div>
    <w:div w:id="2051107503">
      <w:bodyDiv w:val="1"/>
      <w:marLeft w:val="0"/>
      <w:marRight w:val="0"/>
      <w:marTop w:val="0"/>
      <w:marBottom w:val="0"/>
      <w:divBdr>
        <w:top w:val="none" w:sz="0" w:space="0" w:color="auto"/>
        <w:left w:val="none" w:sz="0" w:space="0" w:color="auto"/>
        <w:bottom w:val="none" w:sz="0" w:space="0" w:color="auto"/>
        <w:right w:val="none" w:sz="0" w:space="0" w:color="auto"/>
      </w:divBdr>
    </w:div>
    <w:div w:id="2070961230">
      <w:bodyDiv w:val="1"/>
      <w:marLeft w:val="0"/>
      <w:marRight w:val="0"/>
      <w:marTop w:val="0"/>
      <w:marBottom w:val="0"/>
      <w:divBdr>
        <w:top w:val="none" w:sz="0" w:space="0" w:color="auto"/>
        <w:left w:val="none" w:sz="0" w:space="0" w:color="auto"/>
        <w:bottom w:val="none" w:sz="0" w:space="0" w:color="auto"/>
        <w:right w:val="none" w:sz="0" w:space="0" w:color="auto"/>
      </w:divBdr>
      <w:divsChild>
        <w:div w:id="852887943">
          <w:marLeft w:val="0"/>
          <w:marRight w:val="0"/>
          <w:marTop w:val="0"/>
          <w:marBottom w:val="0"/>
          <w:divBdr>
            <w:top w:val="none" w:sz="0" w:space="0" w:color="auto"/>
            <w:left w:val="none" w:sz="0" w:space="0" w:color="auto"/>
            <w:bottom w:val="none" w:sz="0" w:space="0" w:color="auto"/>
            <w:right w:val="none" w:sz="0" w:space="0" w:color="auto"/>
          </w:divBdr>
        </w:div>
        <w:div w:id="415980327">
          <w:marLeft w:val="0"/>
          <w:marRight w:val="0"/>
          <w:marTop w:val="0"/>
          <w:marBottom w:val="0"/>
          <w:divBdr>
            <w:top w:val="none" w:sz="0" w:space="0" w:color="auto"/>
            <w:left w:val="none" w:sz="0" w:space="0" w:color="auto"/>
            <w:bottom w:val="none" w:sz="0" w:space="0" w:color="auto"/>
            <w:right w:val="none" w:sz="0" w:space="0" w:color="auto"/>
          </w:divBdr>
        </w:div>
      </w:divsChild>
    </w:div>
    <w:div w:id="2089843160">
      <w:bodyDiv w:val="1"/>
      <w:marLeft w:val="0"/>
      <w:marRight w:val="0"/>
      <w:marTop w:val="0"/>
      <w:marBottom w:val="0"/>
      <w:divBdr>
        <w:top w:val="none" w:sz="0" w:space="0" w:color="auto"/>
        <w:left w:val="none" w:sz="0" w:space="0" w:color="auto"/>
        <w:bottom w:val="none" w:sz="0" w:space="0" w:color="auto"/>
        <w:right w:val="none" w:sz="0" w:space="0" w:color="auto"/>
      </w:divBdr>
    </w:div>
    <w:div w:id="2093769372">
      <w:bodyDiv w:val="1"/>
      <w:marLeft w:val="0"/>
      <w:marRight w:val="0"/>
      <w:marTop w:val="0"/>
      <w:marBottom w:val="0"/>
      <w:divBdr>
        <w:top w:val="none" w:sz="0" w:space="0" w:color="auto"/>
        <w:left w:val="none" w:sz="0" w:space="0" w:color="auto"/>
        <w:bottom w:val="none" w:sz="0" w:space="0" w:color="auto"/>
        <w:right w:val="none" w:sz="0" w:space="0" w:color="auto"/>
      </w:divBdr>
    </w:div>
    <w:div w:id="2114395974">
      <w:bodyDiv w:val="1"/>
      <w:marLeft w:val="0"/>
      <w:marRight w:val="0"/>
      <w:marTop w:val="0"/>
      <w:marBottom w:val="0"/>
      <w:divBdr>
        <w:top w:val="none" w:sz="0" w:space="0" w:color="auto"/>
        <w:left w:val="none" w:sz="0" w:space="0" w:color="auto"/>
        <w:bottom w:val="none" w:sz="0" w:space="0" w:color="auto"/>
        <w:right w:val="none" w:sz="0" w:space="0" w:color="auto"/>
      </w:divBdr>
    </w:div>
    <w:div w:id="2119177456">
      <w:bodyDiv w:val="1"/>
      <w:marLeft w:val="0"/>
      <w:marRight w:val="0"/>
      <w:marTop w:val="0"/>
      <w:marBottom w:val="0"/>
      <w:divBdr>
        <w:top w:val="none" w:sz="0" w:space="0" w:color="auto"/>
        <w:left w:val="none" w:sz="0" w:space="0" w:color="auto"/>
        <w:bottom w:val="none" w:sz="0" w:space="0" w:color="auto"/>
        <w:right w:val="none" w:sz="0" w:space="0" w:color="auto"/>
      </w:divBdr>
    </w:div>
    <w:div w:id="2146508434">
      <w:bodyDiv w:val="1"/>
      <w:marLeft w:val="0"/>
      <w:marRight w:val="0"/>
      <w:marTop w:val="0"/>
      <w:marBottom w:val="0"/>
      <w:divBdr>
        <w:top w:val="none" w:sz="0" w:space="0" w:color="auto"/>
        <w:left w:val="none" w:sz="0" w:space="0" w:color="auto"/>
        <w:bottom w:val="none" w:sz="0" w:space="0" w:color="auto"/>
        <w:right w:val="none" w:sz="0" w:space="0" w:color="auto"/>
      </w:divBdr>
    </w:div>
    <w:div w:id="214697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etbootstrap.com/docs/4.5/getting-started/introduc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eveloper.mozilla.org/en-US/docs/Web/CSS" TargetMode="External"/><Relationship Id="rId12" Type="http://schemas.openxmlformats.org/officeDocument/2006/relationships/hyperlink" Target="https://fonts.google.com/"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cssfontstack.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developer.mozilla.org/en-US/docs/Web/CSS/CSS_Selector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68C8F27-1462-49C3-BF6C-F9739EE2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48</Pages>
  <Words>332</Words>
  <Characters>1895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2021-07-20T03:52:00Z</dcterms:created>
  <dcterms:modified xsi:type="dcterms:W3CDTF">2021-07-22T08:16:00Z</dcterms:modified>
</cp:coreProperties>
</file>